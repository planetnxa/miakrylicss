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650D" w:rsidRDefault="0079650D">
      <w:pPr>
        <w:rPr>
          <w:rFonts w:cstheme="minorHAnsi"/>
          <w:b/>
          <w:bCs/>
        </w:rPr>
      </w:pPr>
      <w:r w:rsidRPr="00AC7FD1">
        <w:rPr>
          <w:rFonts w:cstheme="minorHAnsi"/>
          <w:b/>
          <w:bCs/>
        </w:rPr>
        <w:t>MIAKRYLICS.COM – The Design Process</w:t>
      </w:r>
    </w:p>
    <w:p w:rsidR="003F5981" w:rsidRDefault="007A51EE" w:rsidP="007A51EE">
      <w:pPr>
        <w:spacing w:before="100" w:beforeAutospacing="1" w:after="100" w:afterAutospacing="1" w:line="240" w:lineRule="auto"/>
        <w:outlineLvl w:val="0"/>
        <w:rPr>
          <w:rFonts w:eastAsia="Times New Roman" w:cstheme="minorHAnsi"/>
          <w:b/>
          <w:bCs/>
          <w:kern w:val="36"/>
          <w:sz w:val="48"/>
          <w:szCs w:val="48"/>
          <w:lang w:eastAsia="en-GB"/>
        </w:rPr>
      </w:pPr>
      <w:r w:rsidRPr="007A51EE">
        <w:rPr>
          <w:rFonts w:eastAsia="Times New Roman" w:cstheme="minorHAnsi"/>
          <w:b/>
          <w:bCs/>
          <w:kern w:val="36"/>
          <w:sz w:val="48"/>
          <w:szCs w:val="48"/>
          <w:lang w:eastAsia="en-GB"/>
        </w:rPr>
        <w:t xml:space="preserve">Miakrylics </w:t>
      </w:r>
      <w:del w:id="0" w:author="Ann-Marie Lartey" w:date="2023-05-14T09:53:00Z">
        <w:r w:rsidR="00BB38B6" w:rsidDel="0027076A">
          <w:rPr>
            <w:rFonts w:eastAsia="Times New Roman" w:cstheme="minorHAnsi"/>
            <w:b/>
            <w:bCs/>
            <w:kern w:val="36"/>
            <w:sz w:val="48"/>
            <w:szCs w:val="48"/>
            <w:lang w:eastAsia="en-GB"/>
          </w:rPr>
          <w:delText xml:space="preserve">Update </w:delText>
        </w:r>
      </w:del>
      <w:r w:rsidR="00BB38B6">
        <w:rPr>
          <w:rFonts w:eastAsia="Times New Roman" w:cstheme="minorHAnsi"/>
          <w:b/>
          <w:bCs/>
          <w:kern w:val="36"/>
          <w:sz w:val="48"/>
          <w:szCs w:val="48"/>
          <w:lang w:eastAsia="en-GB"/>
        </w:rPr>
        <w:t xml:space="preserve">- </w:t>
      </w:r>
      <w:r w:rsidRPr="007A51EE">
        <w:rPr>
          <w:rFonts w:eastAsia="Times New Roman" w:cstheme="minorHAnsi"/>
          <w:b/>
          <w:bCs/>
          <w:kern w:val="36"/>
          <w:sz w:val="48"/>
          <w:szCs w:val="48"/>
          <w:lang w:eastAsia="en-GB"/>
        </w:rPr>
        <w:t xml:space="preserve">Documentation </w:t>
      </w:r>
    </w:p>
    <w:p w:rsidR="003F5981" w:rsidRPr="007A51EE" w:rsidRDefault="003F5981" w:rsidP="007A51EE">
      <w:pPr>
        <w:spacing w:before="100" w:beforeAutospacing="1" w:after="100" w:afterAutospacing="1" w:line="240" w:lineRule="auto"/>
        <w:outlineLvl w:val="0"/>
        <w:rPr>
          <w:rFonts w:eastAsia="Times New Roman" w:cstheme="minorHAnsi"/>
          <w:b/>
          <w:bCs/>
          <w:kern w:val="36"/>
          <w:sz w:val="48"/>
          <w:szCs w:val="48"/>
          <w:lang w:eastAsia="en-GB"/>
        </w:rPr>
      </w:pPr>
      <w:r w:rsidRPr="007A51EE">
        <w:rPr>
          <w:rFonts w:eastAsia="Times New Roman" w:cstheme="minorHAnsi"/>
          <w:b/>
          <w:bCs/>
          <w:kern w:val="36"/>
          <w:sz w:val="48"/>
          <w:szCs w:val="48"/>
          <w:lang w:eastAsia="en-GB"/>
        </w:rPr>
        <w:t>Added Features</w:t>
      </w:r>
    </w:p>
    <w:p w:rsidR="00CE063C" w:rsidRDefault="00AC7FD1" w:rsidP="00CE063C">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To improve the service we </w:t>
      </w:r>
      <w:r w:rsidR="003F5981">
        <w:rPr>
          <w:rFonts w:eastAsia="Times New Roman" w:cstheme="minorHAnsi"/>
          <w:sz w:val="24"/>
          <w:szCs w:val="24"/>
          <w:lang w:eastAsia="en-GB"/>
        </w:rPr>
        <w:t>finally opened up booking for hand nail services</w:t>
      </w:r>
      <w:ins w:id="1" w:author="Ann-Marie Lartey" w:date="2023-05-14T08:30:00Z">
        <w:r w:rsidR="00E52B76">
          <w:rPr>
            <w:rFonts w:eastAsia="Times New Roman" w:cstheme="minorHAnsi"/>
            <w:sz w:val="24"/>
            <w:szCs w:val="24"/>
            <w:lang w:eastAsia="en-GB"/>
          </w:rPr>
          <w:t>.</w:t>
        </w:r>
      </w:ins>
      <w:del w:id="2" w:author="Ann-Marie Lartey" w:date="2023-05-14T08:30:00Z">
        <w:r w:rsidR="003F5981" w:rsidDel="00E52B76">
          <w:rPr>
            <w:rFonts w:eastAsia="Times New Roman" w:cstheme="minorHAnsi"/>
            <w:sz w:val="24"/>
            <w:szCs w:val="24"/>
            <w:lang w:eastAsia="en-GB"/>
          </w:rPr>
          <w:delText xml:space="preserve">. We </w:delText>
        </w:r>
        <w:r w:rsidDel="00E52B76">
          <w:rPr>
            <w:rFonts w:eastAsia="Times New Roman" w:cstheme="minorHAnsi"/>
            <w:sz w:val="24"/>
            <w:szCs w:val="24"/>
            <w:lang w:eastAsia="en-GB"/>
          </w:rPr>
          <w:delText>made the booking section available for hand services.</w:delText>
        </w:r>
      </w:del>
      <w:r w:rsidR="003F5981">
        <w:rPr>
          <w:rFonts w:eastAsia="Times New Roman" w:cstheme="minorHAnsi"/>
          <w:sz w:val="24"/>
          <w:szCs w:val="24"/>
          <w:lang w:eastAsia="en-GB"/>
        </w:rPr>
        <w:t xml:space="preserve"> Unfortunately Combos and Feet services are still unavailable for the client. The pricing is also calculated</w:t>
      </w:r>
      <w:r w:rsidR="00CC460F">
        <w:rPr>
          <w:rFonts w:eastAsia="Times New Roman" w:cstheme="minorHAnsi"/>
          <w:sz w:val="24"/>
          <w:szCs w:val="24"/>
          <w:lang w:eastAsia="en-GB"/>
        </w:rPr>
        <w:t xml:space="preserve"> using </w:t>
      </w:r>
      <w:del w:id="3" w:author="Ann-Marie Lartey" w:date="2023-05-14T08:07:00Z">
        <w:r w:rsidR="00CC460F" w:rsidDel="001E009D">
          <w:rPr>
            <w:rFonts w:eastAsia="Times New Roman" w:cstheme="minorHAnsi"/>
            <w:sz w:val="24"/>
            <w:szCs w:val="24"/>
            <w:lang w:eastAsia="en-GB"/>
          </w:rPr>
          <w:delText>javascript</w:delText>
        </w:r>
      </w:del>
      <w:ins w:id="4" w:author="Ann-Marie Lartey" w:date="2023-05-14T08:07:00Z">
        <w:r w:rsidR="001E009D">
          <w:rPr>
            <w:rFonts w:eastAsia="Times New Roman" w:cstheme="minorHAnsi"/>
            <w:sz w:val="24"/>
            <w:szCs w:val="24"/>
            <w:lang w:eastAsia="en-GB"/>
          </w:rPr>
          <w:t>JavaScript</w:t>
        </w:r>
      </w:ins>
      <w:ins w:id="5" w:author="Ann-Marie Lartey" w:date="2023-05-14T08:30:00Z">
        <w:r w:rsidR="00E52B76">
          <w:rPr>
            <w:rFonts w:eastAsia="Times New Roman" w:cstheme="minorHAnsi"/>
            <w:sz w:val="24"/>
            <w:szCs w:val="24"/>
            <w:lang w:eastAsia="en-GB"/>
          </w:rPr>
          <w:t xml:space="preserve"> </w:t>
        </w:r>
      </w:ins>
      <w:ins w:id="6" w:author="Ann-Marie Lartey" w:date="2023-05-14T08:31:00Z">
        <w:r w:rsidR="00E52B76">
          <w:rPr>
            <w:rFonts w:eastAsia="Times New Roman" w:cstheme="minorHAnsi"/>
            <w:sz w:val="24"/>
            <w:szCs w:val="24"/>
            <w:lang w:eastAsia="en-GB"/>
          </w:rPr>
          <w:t>(with SessionStorage)</w:t>
        </w:r>
      </w:ins>
      <w:r w:rsidR="003F5981">
        <w:rPr>
          <w:rFonts w:eastAsia="Times New Roman" w:cstheme="minorHAnsi"/>
          <w:sz w:val="24"/>
          <w:szCs w:val="24"/>
          <w:lang w:eastAsia="en-GB"/>
        </w:rPr>
        <w:t xml:space="preserve"> when the end-user goes on to book the service</w:t>
      </w:r>
      <w:ins w:id="7" w:author="Ann-Marie Lartey" w:date="2023-05-14T09:21:00Z">
        <w:r w:rsidR="006B1D66">
          <w:rPr>
            <w:rFonts w:eastAsia="Times New Roman" w:cstheme="minorHAnsi"/>
            <w:sz w:val="24"/>
            <w:szCs w:val="24"/>
            <w:lang w:eastAsia="en-GB"/>
          </w:rPr>
          <w:t>, creating an object to store the service name, price and selected addons</w:t>
        </w:r>
      </w:ins>
      <w:r w:rsidR="003F5981">
        <w:rPr>
          <w:rFonts w:eastAsia="Times New Roman" w:cstheme="minorHAnsi"/>
          <w:sz w:val="24"/>
          <w:szCs w:val="24"/>
          <w:lang w:eastAsia="en-GB"/>
        </w:rPr>
        <w:t xml:space="preserve">. </w:t>
      </w:r>
      <w:r w:rsidR="00CC460F">
        <w:rPr>
          <w:rFonts w:eastAsia="Times New Roman" w:cstheme="minorHAnsi"/>
          <w:sz w:val="24"/>
          <w:szCs w:val="24"/>
          <w:lang w:eastAsia="en-GB"/>
        </w:rPr>
        <w:t>Th</w:t>
      </w:r>
      <w:ins w:id="8" w:author="Ann-Marie Lartey" w:date="2023-05-14T09:21:00Z">
        <w:r w:rsidR="006B1D66">
          <w:rPr>
            <w:rFonts w:eastAsia="Times New Roman" w:cstheme="minorHAnsi"/>
            <w:sz w:val="24"/>
            <w:szCs w:val="24"/>
            <w:lang w:eastAsia="en-GB"/>
          </w:rPr>
          <w:t>e</w:t>
        </w:r>
      </w:ins>
      <w:del w:id="9" w:author="Ann-Marie Lartey" w:date="2023-05-14T09:21:00Z">
        <w:r w:rsidR="00CC460F" w:rsidDel="006B1D66">
          <w:rPr>
            <w:rFonts w:eastAsia="Times New Roman" w:cstheme="minorHAnsi"/>
            <w:sz w:val="24"/>
            <w:szCs w:val="24"/>
            <w:lang w:eastAsia="en-GB"/>
          </w:rPr>
          <w:delText>i</w:delText>
        </w:r>
      </w:del>
      <w:r w:rsidR="00CC460F">
        <w:rPr>
          <w:rFonts w:eastAsia="Times New Roman" w:cstheme="minorHAnsi"/>
          <w:sz w:val="24"/>
          <w:szCs w:val="24"/>
          <w:lang w:eastAsia="en-GB"/>
        </w:rPr>
        <w:t>s</w:t>
      </w:r>
      <w:ins w:id="10" w:author="Ann-Marie Lartey" w:date="2023-05-14T09:21:00Z">
        <w:r w:rsidR="006B1D66">
          <w:rPr>
            <w:rFonts w:eastAsia="Times New Roman" w:cstheme="minorHAnsi"/>
            <w:sz w:val="24"/>
            <w:szCs w:val="24"/>
            <w:lang w:eastAsia="en-GB"/>
          </w:rPr>
          <w:t>e</w:t>
        </w:r>
      </w:ins>
      <w:del w:id="11" w:author="Ann-Marie Lartey" w:date="2023-05-14T09:21:00Z">
        <w:r w:rsidR="00CC460F" w:rsidDel="006B1D66">
          <w:rPr>
            <w:rFonts w:eastAsia="Times New Roman" w:cstheme="minorHAnsi"/>
            <w:sz w:val="24"/>
            <w:szCs w:val="24"/>
            <w:lang w:eastAsia="en-GB"/>
          </w:rPr>
          <w:delText xml:space="preserve"> price includes </w:delText>
        </w:r>
        <w:r w:rsidR="009D6F08" w:rsidDel="006B1D66">
          <w:rPr>
            <w:rFonts w:eastAsia="Times New Roman" w:cstheme="minorHAnsi"/>
            <w:sz w:val="24"/>
            <w:szCs w:val="24"/>
            <w:lang w:eastAsia="en-GB"/>
          </w:rPr>
          <w:delText xml:space="preserve">any </w:delText>
        </w:r>
      </w:del>
      <w:ins w:id="12" w:author="Ann-Marie Lartey" w:date="2023-05-14T09:22:00Z">
        <w:r w:rsidR="006B1D66">
          <w:rPr>
            <w:rFonts w:eastAsia="Times New Roman" w:cstheme="minorHAnsi"/>
            <w:sz w:val="24"/>
            <w:szCs w:val="24"/>
            <w:lang w:eastAsia="en-GB"/>
          </w:rPr>
          <w:t xml:space="preserve"> requested addons are added to the final price displayed to the user</w:t>
        </w:r>
      </w:ins>
      <w:del w:id="13" w:author="Ann-Marie Lartey" w:date="2023-05-14T09:22:00Z">
        <w:r w:rsidR="009D6F08" w:rsidDel="006B1D66">
          <w:rPr>
            <w:rFonts w:eastAsia="Times New Roman" w:cstheme="minorHAnsi"/>
            <w:sz w:val="24"/>
            <w:szCs w:val="24"/>
            <w:lang w:eastAsia="en-GB"/>
          </w:rPr>
          <w:delText>addons requested by the user during their booking</w:delText>
        </w:r>
      </w:del>
      <w:ins w:id="14" w:author="Ann-Marie Lartey" w:date="2023-05-14T09:22:00Z">
        <w:r w:rsidR="006B1D66">
          <w:rPr>
            <w:rFonts w:eastAsia="Times New Roman" w:cstheme="minorHAnsi"/>
            <w:sz w:val="24"/>
            <w:szCs w:val="24"/>
            <w:lang w:eastAsia="en-GB"/>
          </w:rPr>
          <w:t>.</w:t>
        </w:r>
      </w:ins>
      <w:del w:id="15" w:author="Ann-Marie Lartey" w:date="2023-05-14T09:22:00Z">
        <w:r w:rsidR="009D6F08" w:rsidDel="006B1D66">
          <w:rPr>
            <w:rFonts w:eastAsia="Times New Roman" w:cstheme="minorHAnsi"/>
            <w:sz w:val="24"/>
            <w:szCs w:val="24"/>
            <w:lang w:eastAsia="en-GB"/>
          </w:rPr>
          <w:delText>, to make the price easier to track.</w:delText>
        </w:r>
      </w:del>
      <w:r w:rsidR="009D6F08">
        <w:rPr>
          <w:rFonts w:eastAsia="Times New Roman" w:cstheme="minorHAnsi"/>
          <w:sz w:val="24"/>
          <w:szCs w:val="24"/>
          <w:lang w:eastAsia="en-GB"/>
        </w:rPr>
        <w:t xml:space="preserve"> </w:t>
      </w:r>
      <w:r w:rsidR="003F5981">
        <w:rPr>
          <w:rFonts w:eastAsia="Times New Roman" w:cstheme="minorHAnsi"/>
          <w:sz w:val="24"/>
          <w:szCs w:val="24"/>
          <w:lang w:eastAsia="en-GB"/>
        </w:rPr>
        <w:t xml:space="preserve">Due to technical issues with the backend, the site cannot currently accept payment and so the </w:t>
      </w:r>
      <w:r w:rsidR="00CC460F">
        <w:rPr>
          <w:rFonts w:eastAsia="Times New Roman" w:cstheme="minorHAnsi"/>
          <w:sz w:val="24"/>
          <w:szCs w:val="24"/>
          <w:lang w:eastAsia="en-GB"/>
        </w:rPr>
        <w:t>form does not enable users to input their card details (for safety reasons).</w:t>
      </w:r>
    </w:p>
    <w:p w:rsidR="00CE063C" w:rsidRDefault="00BB38B6" w:rsidP="00CE063C">
      <w:pPr>
        <w:spacing w:before="100" w:beforeAutospacing="1" w:after="100" w:afterAutospacing="1" w:line="240" w:lineRule="auto"/>
        <w:rPr>
          <w:rFonts w:eastAsia="Times New Roman" w:cstheme="minorHAnsi"/>
          <w:sz w:val="24"/>
          <w:szCs w:val="24"/>
          <w:lang w:eastAsia="en-GB"/>
        </w:rPr>
      </w:pPr>
      <w:r w:rsidRPr="00AA5A8D">
        <w:rPr>
          <w:rFonts w:eastAsia="Times New Roman" w:cstheme="minorHAnsi"/>
          <w:sz w:val="24"/>
          <w:szCs w:val="24"/>
          <w:lang w:eastAsia="en-GB"/>
        </w:rPr>
        <w:drawing>
          <wp:anchor distT="0" distB="0" distL="114300" distR="114300" simplePos="0" relativeHeight="251660288" behindDoc="0" locked="0" layoutInCell="1" allowOverlap="1" wp14:anchorId="79C92195">
            <wp:simplePos x="0" y="0"/>
            <wp:positionH relativeFrom="margin">
              <wp:posOffset>3486817</wp:posOffset>
            </wp:positionH>
            <wp:positionV relativeFrom="page">
              <wp:posOffset>4808517</wp:posOffset>
            </wp:positionV>
            <wp:extent cx="2823845" cy="1372870"/>
            <wp:effectExtent l="0" t="0" r="0" b="0"/>
            <wp:wrapTopAndBottom/>
            <wp:docPr id="74632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273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3845" cy="1372870"/>
                    </a:xfrm>
                    <a:prstGeom prst="rect">
                      <a:avLst/>
                    </a:prstGeom>
                  </pic:spPr>
                </pic:pic>
              </a:graphicData>
            </a:graphic>
            <wp14:sizeRelH relativeFrom="margin">
              <wp14:pctWidth>0</wp14:pctWidth>
            </wp14:sizeRelH>
            <wp14:sizeRelV relativeFrom="margin">
              <wp14:pctHeight>0</wp14:pctHeight>
            </wp14:sizeRelV>
          </wp:anchor>
        </w:drawing>
      </w:r>
      <w:r w:rsidRPr="002061FC">
        <w:rPr>
          <w:rFonts w:eastAsia="Times New Roman" w:cstheme="minorHAnsi"/>
          <w:sz w:val="24"/>
          <w:szCs w:val="24"/>
          <w:lang w:eastAsia="en-GB"/>
        </w:rPr>
        <w:drawing>
          <wp:anchor distT="0" distB="0" distL="114300" distR="114300" simplePos="0" relativeHeight="251659264" behindDoc="0" locked="0" layoutInCell="1" allowOverlap="1" wp14:anchorId="459854CD">
            <wp:simplePos x="0" y="0"/>
            <wp:positionH relativeFrom="margin">
              <wp:align>left</wp:align>
            </wp:positionH>
            <wp:positionV relativeFrom="page">
              <wp:align>center</wp:align>
            </wp:positionV>
            <wp:extent cx="3063875" cy="1747520"/>
            <wp:effectExtent l="0" t="0" r="3175" b="5080"/>
            <wp:wrapTopAndBottom/>
            <wp:docPr id="138052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95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875" cy="1747520"/>
                    </a:xfrm>
                    <a:prstGeom prst="rect">
                      <a:avLst/>
                    </a:prstGeom>
                  </pic:spPr>
                </pic:pic>
              </a:graphicData>
            </a:graphic>
          </wp:anchor>
        </w:drawing>
      </w:r>
      <w:r w:rsidR="00CE063C">
        <w:rPr>
          <w:rFonts w:eastAsia="Times New Roman" w:cstheme="minorHAnsi"/>
          <w:sz w:val="24"/>
          <w:szCs w:val="24"/>
          <w:lang w:eastAsia="en-GB"/>
        </w:rPr>
        <w:t xml:space="preserve">To provide guidance for our customers, the website references </w:t>
      </w:r>
      <w:r w:rsidR="002061FC">
        <w:rPr>
          <w:rFonts w:eastAsia="Times New Roman" w:cstheme="minorHAnsi"/>
          <w:sz w:val="24"/>
          <w:szCs w:val="24"/>
          <w:lang w:eastAsia="en-GB"/>
        </w:rPr>
        <w:t>an article on how best to take care of acrylic nails</w:t>
      </w:r>
      <w:ins w:id="16" w:author="Ann-Marie Lartey" w:date="2023-05-14T08:07:00Z">
        <w:r w:rsidR="001E009D">
          <w:rPr>
            <w:rStyle w:val="FootnoteReference"/>
            <w:rFonts w:eastAsia="Times New Roman" w:cstheme="minorHAnsi"/>
            <w:sz w:val="24"/>
            <w:szCs w:val="24"/>
            <w:lang w:eastAsia="en-GB"/>
          </w:rPr>
          <w:footnoteReference w:id="1"/>
        </w:r>
      </w:ins>
      <w:r w:rsidR="002061FC">
        <w:rPr>
          <w:rFonts w:eastAsia="Times New Roman" w:cstheme="minorHAnsi"/>
          <w:sz w:val="24"/>
          <w:szCs w:val="24"/>
          <w:lang w:eastAsia="en-GB"/>
        </w:rPr>
        <w:t>. This is incorporated into the carousel in the homepage</w:t>
      </w:r>
      <w:r>
        <w:rPr>
          <w:rFonts w:eastAsia="Times New Roman" w:cstheme="minorHAnsi"/>
          <w:sz w:val="24"/>
          <w:szCs w:val="24"/>
          <w:lang w:eastAsia="en-GB"/>
        </w:rPr>
        <w:t>, which provided a bit of dynamic to engage the end-user</w:t>
      </w:r>
      <w:r w:rsidR="002061FC">
        <w:rPr>
          <w:rFonts w:eastAsia="Times New Roman" w:cstheme="minorHAnsi"/>
          <w:sz w:val="24"/>
          <w:szCs w:val="24"/>
          <w:lang w:eastAsia="en-GB"/>
        </w:rPr>
        <w:t>. Additionally, the entire site incorporates more mobile friendly UI due to the use of bootstrap container classes. These were tested using the Google Developer Tools to confirm that the breakpoint conditions were written correctly, whilst easing the way in which different screen sizes were tested with the site. This is seen in the diagram below.</w:t>
      </w:r>
    </w:p>
    <w:p w:rsidR="002061FC" w:rsidRDefault="002061FC" w:rsidP="00CE063C">
      <w:pPr>
        <w:spacing w:before="100" w:beforeAutospacing="1" w:after="100" w:afterAutospacing="1" w:line="240" w:lineRule="auto"/>
        <w:rPr>
          <w:rFonts w:eastAsia="Times New Roman" w:cstheme="minorHAnsi"/>
          <w:sz w:val="24"/>
          <w:szCs w:val="24"/>
          <w:lang w:eastAsia="en-GB"/>
        </w:rPr>
      </w:pPr>
    </w:p>
    <w:p w:rsidR="00AA5A8D" w:rsidDel="00BB38B6" w:rsidRDefault="00AA5A8D" w:rsidP="00BB38B6">
      <w:pPr>
        <w:spacing w:before="100" w:beforeAutospacing="1" w:after="100" w:afterAutospacing="1" w:line="240" w:lineRule="auto"/>
        <w:rPr>
          <w:moveFrom w:id="21" w:author="Ann-Marie Lartey" w:date="2023-05-14T07:46:00Z"/>
          <w:rFonts w:eastAsia="Times New Roman" w:cstheme="minorHAnsi"/>
          <w:sz w:val="24"/>
          <w:szCs w:val="24"/>
          <w:lang w:eastAsia="en-GB"/>
        </w:rPr>
        <w:pPrChange w:id="22" w:author="Ann-Marie Lartey" w:date="2023-05-14T07:46:00Z">
          <w:pPr>
            <w:spacing w:before="100" w:beforeAutospacing="1" w:after="100" w:afterAutospacing="1" w:line="240" w:lineRule="auto"/>
          </w:pPr>
        </w:pPrChange>
      </w:pPr>
      <w:r>
        <w:rPr>
          <w:rFonts w:eastAsia="Times New Roman" w:cstheme="minorHAnsi"/>
          <w:sz w:val="24"/>
          <w:szCs w:val="24"/>
          <w:lang w:eastAsia="en-GB"/>
        </w:rPr>
        <w:t>The responsivity here is also included in the navigation bar. Once the user’s device becomes a certain size the navigation bar becomes a “hamburger-menu” which is a bit easier to navigate on smaller (vertical</w:t>
      </w:r>
      <w:ins w:id="23" w:author="Ann-Marie Lartey" w:date="2023-05-14T08:32:00Z">
        <w:r w:rsidR="00E52B76">
          <w:rPr>
            <w:rFonts w:eastAsia="Times New Roman" w:cstheme="minorHAnsi"/>
            <w:sz w:val="24"/>
            <w:szCs w:val="24"/>
            <w:lang w:eastAsia="en-GB"/>
          </w:rPr>
          <w:t xml:space="preserve"> phone type)</w:t>
        </w:r>
      </w:ins>
      <w:r>
        <w:rPr>
          <w:rFonts w:eastAsia="Times New Roman" w:cstheme="minorHAnsi"/>
          <w:sz w:val="24"/>
          <w:szCs w:val="24"/>
          <w:lang w:eastAsia="en-GB"/>
        </w:rPr>
        <w:t xml:space="preserve"> devices</w:t>
      </w:r>
      <w:del w:id="24" w:author="Ann-Marie Lartey" w:date="2023-05-14T08:32:00Z">
        <w:r w:rsidDel="00E52B76">
          <w:rPr>
            <w:rFonts w:eastAsia="Times New Roman" w:cstheme="minorHAnsi"/>
            <w:sz w:val="24"/>
            <w:szCs w:val="24"/>
            <w:lang w:eastAsia="en-GB"/>
          </w:rPr>
          <w:delText xml:space="preserve">) </w:delText>
        </w:r>
      </w:del>
      <w:ins w:id="25" w:author="Ann-Marie Lartey" w:date="2023-05-14T07:46:00Z">
        <w:r w:rsidR="00BB38B6">
          <w:rPr>
            <w:rFonts w:eastAsia="Times New Roman" w:cstheme="minorHAnsi"/>
            <w:sz w:val="24"/>
            <w:szCs w:val="24"/>
            <w:lang w:eastAsia="en-GB"/>
          </w:rPr>
          <w:t>.</w:t>
        </w:r>
      </w:ins>
      <w:moveFromRangeStart w:id="26" w:author="Ann-Marie Lartey" w:date="2023-05-14T07:46:00Z" w:name="move134942802"/>
    </w:p>
    <w:p w:rsidR="007A51EE" w:rsidDel="00BB38B6" w:rsidRDefault="007A51EE" w:rsidP="00BB38B6">
      <w:pPr>
        <w:spacing w:before="100" w:beforeAutospacing="1" w:after="100" w:afterAutospacing="1" w:line="240" w:lineRule="auto"/>
        <w:rPr>
          <w:moveFrom w:id="27" w:author="Ann-Marie Lartey" w:date="2023-05-14T07:46:00Z"/>
          <w:rFonts w:eastAsia="Times New Roman" w:cstheme="minorHAnsi"/>
          <w:sz w:val="24"/>
          <w:szCs w:val="24"/>
          <w:lang w:eastAsia="en-GB"/>
        </w:rPr>
        <w:pPrChange w:id="28" w:author="Ann-Marie Lartey" w:date="2023-05-14T07:46:00Z">
          <w:pPr>
            <w:spacing w:before="100" w:beforeAutospacing="1" w:after="100" w:afterAutospacing="1" w:line="240" w:lineRule="auto"/>
          </w:pPr>
        </w:pPrChange>
      </w:pPr>
      <w:moveFrom w:id="29" w:author="Ann-Marie Lartey" w:date="2023-05-14T07:46:00Z">
        <w:r w:rsidRPr="007A51EE" w:rsidDel="00BB38B6">
          <w:rPr>
            <w:rFonts w:eastAsia="Times New Roman" w:cstheme="minorHAnsi"/>
            <w:sz w:val="24"/>
            <w:szCs w:val="24"/>
            <w:lang w:eastAsia="en-GB"/>
          </w:rPr>
          <w:t>did i mentiion you can actually book here?</w:t>
        </w:r>
      </w:moveFrom>
    </w:p>
    <w:p w:rsidR="00F441E1" w:rsidDel="00BB38B6" w:rsidRDefault="00F441E1" w:rsidP="00BB38B6">
      <w:pPr>
        <w:spacing w:before="100" w:beforeAutospacing="1" w:after="100" w:afterAutospacing="1" w:line="240" w:lineRule="auto"/>
        <w:rPr>
          <w:moveFrom w:id="30" w:author="Ann-Marie Lartey" w:date="2023-05-14T07:46:00Z"/>
          <w:rFonts w:eastAsia="Times New Roman" w:cstheme="minorHAnsi"/>
          <w:sz w:val="24"/>
          <w:szCs w:val="24"/>
          <w:lang w:eastAsia="en-GB"/>
        </w:rPr>
        <w:pPrChange w:id="31" w:author="Ann-Marie Lartey" w:date="2023-05-14T07:46:00Z">
          <w:pPr>
            <w:spacing w:before="100" w:beforeAutospacing="1" w:after="100" w:afterAutospacing="1" w:line="240" w:lineRule="auto"/>
          </w:pPr>
        </w:pPrChange>
      </w:pPr>
      <w:moveFrom w:id="32" w:author="Ann-Marie Lartey" w:date="2023-05-14T07:46:00Z">
        <w:r w:rsidDel="00BB38B6">
          <w:rPr>
            <w:rFonts w:eastAsia="Times New Roman" w:cstheme="minorHAnsi"/>
            <w:sz w:val="24"/>
            <w:szCs w:val="24"/>
            <w:lang w:eastAsia="en-GB"/>
          </w:rPr>
          <w:t>Put in a carousel for dnamics and cuteness, made the image contracts nice for aesthetics and designed with mobile in mind</w:t>
        </w:r>
      </w:moveFrom>
    </w:p>
    <w:p w:rsidR="00F441E1" w:rsidDel="00BB38B6" w:rsidRDefault="00F441E1" w:rsidP="00BB38B6">
      <w:pPr>
        <w:spacing w:before="100" w:beforeAutospacing="1" w:after="100" w:afterAutospacing="1" w:line="240" w:lineRule="auto"/>
        <w:rPr>
          <w:moveFrom w:id="33" w:author="Ann-Marie Lartey" w:date="2023-05-14T07:46:00Z"/>
          <w:rFonts w:eastAsia="Times New Roman" w:cstheme="minorHAnsi"/>
          <w:sz w:val="24"/>
          <w:szCs w:val="24"/>
          <w:lang w:eastAsia="en-GB"/>
        </w:rPr>
        <w:pPrChange w:id="34" w:author="Ann-Marie Lartey" w:date="2023-05-14T07:46:00Z">
          <w:pPr>
            <w:spacing w:before="100" w:beforeAutospacing="1" w:after="100" w:afterAutospacing="1" w:line="240" w:lineRule="auto"/>
          </w:pPr>
        </w:pPrChange>
      </w:pPr>
      <w:moveFrom w:id="35" w:author="Ann-Marie Lartey" w:date="2023-05-14T07:46:00Z">
        <w:r w:rsidDel="00BB38B6">
          <w:rPr>
            <w:rFonts w:eastAsia="Times New Roman" w:cstheme="minorHAnsi"/>
            <w:sz w:val="24"/>
            <w:szCs w:val="24"/>
            <w:lang w:eastAsia="en-GB"/>
          </w:rPr>
          <w:t>Colour scheme a scheming</w:t>
        </w:r>
      </w:moveFrom>
    </w:p>
    <w:p w:rsidR="00F441E1" w:rsidDel="00BB38B6" w:rsidRDefault="00F441E1" w:rsidP="00BB38B6">
      <w:pPr>
        <w:spacing w:before="100" w:beforeAutospacing="1" w:after="100" w:afterAutospacing="1" w:line="240" w:lineRule="auto"/>
        <w:rPr>
          <w:moveFrom w:id="36" w:author="Ann-Marie Lartey" w:date="2023-05-14T07:46:00Z"/>
          <w:rFonts w:eastAsia="Times New Roman" w:cstheme="minorHAnsi"/>
          <w:sz w:val="24"/>
          <w:szCs w:val="24"/>
          <w:lang w:eastAsia="en-GB"/>
        </w:rPr>
        <w:pPrChange w:id="37" w:author="Ann-Marie Lartey" w:date="2023-05-14T07:46:00Z">
          <w:pPr>
            <w:spacing w:before="100" w:beforeAutospacing="1" w:after="100" w:afterAutospacing="1" w:line="240" w:lineRule="auto"/>
          </w:pPr>
        </w:pPrChange>
      </w:pPr>
      <w:moveFrom w:id="38" w:author="Ann-Marie Lartey" w:date="2023-05-14T07:46:00Z">
        <w:r w:rsidDel="00BB38B6">
          <w:rPr>
            <w:rFonts w:eastAsia="Times New Roman" w:cstheme="minorHAnsi"/>
            <w:sz w:val="24"/>
            <w:szCs w:val="24"/>
            <w:lang w:eastAsia="en-GB"/>
          </w:rPr>
          <w:t>Bootstrap played out so the layout is good fir phone</w:t>
        </w:r>
      </w:moveFrom>
    </w:p>
    <w:p w:rsidR="00F441E1" w:rsidDel="00BB38B6" w:rsidRDefault="00F441E1" w:rsidP="00BB38B6">
      <w:pPr>
        <w:spacing w:before="100" w:beforeAutospacing="1" w:after="100" w:afterAutospacing="1" w:line="240" w:lineRule="auto"/>
        <w:rPr>
          <w:moveFrom w:id="39" w:author="Ann-Marie Lartey" w:date="2023-05-14T07:46:00Z"/>
          <w:rFonts w:eastAsia="Times New Roman" w:cstheme="minorHAnsi"/>
          <w:sz w:val="24"/>
          <w:szCs w:val="24"/>
          <w:lang w:eastAsia="en-GB"/>
        </w:rPr>
        <w:pPrChange w:id="40" w:author="Ann-Marie Lartey" w:date="2023-05-14T07:46:00Z">
          <w:pPr>
            <w:spacing w:before="100" w:beforeAutospacing="1" w:after="100" w:afterAutospacing="1" w:line="240" w:lineRule="auto"/>
          </w:pPr>
        </w:pPrChange>
      </w:pPr>
      <w:moveFrom w:id="41" w:author="Ann-Marie Lartey" w:date="2023-05-14T07:46:00Z">
        <w:r w:rsidDel="00BB38B6">
          <w:rPr>
            <w:rFonts w:eastAsia="Times New Roman" w:cstheme="minorHAnsi"/>
            <w:sz w:val="24"/>
            <w:szCs w:val="24"/>
            <w:lang w:eastAsia="en-GB"/>
          </w:rPr>
          <w:t>Just a bit inconsistent that’s all</w:t>
        </w:r>
      </w:moveFrom>
    </w:p>
    <w:p w:rsidR="00F441E1" w:rsidRPr="007A51EE" w:rsidRDefault="00F441E1" w:rsidP="00BB38B6">
      <w:pPr>
        <w:spacing w:before="100" w:beforeAutospacing="1" w:after="100" w:afterAutospacing="1" w:line="240" w:lineRule="auto"/>
        <w:rPr>
          <w:rFonts w:eastAsia="Times New Roman" w:cstheme="minorHAnsi"/>
          <w:sz w:val="24"/>
          <w:szCs w:val="24"/>
          <w:lang w:eastAsia="en-GB"/>
        </w:rPr>
      </w:pPr>
      <w:moveFrom w:id="42" w:author="Ann-Marie Lartey" w:date="2023-05-14T07:46:00Z">
        <w:r w:rsidDel="00BB38B6">
          <w:rPr>
            <w:rFonts w:eastAsia="Times New Roman" w:cstheme="minorHAnsi"/>
            <w:sz w:val="24"/>
            <w:szCs w:val="24"/>
            <w:lang w:eastAsia="en-GB"/>
          </w:rPr>
          <w:t>Ran a check with all my pages and they’e valid</w:t>
        </w:r>
      </w:moveFrom>
      <w:moveFromRangeEnd w:id="26"/>
    </w:p>
    <w:p w:rsidR="001E009D" w:rsidRDefault="00114628" w:rsidP="007A51EE">
      <w:pPr>
        <w:spacing w:before="100" w:beforeAutospacing="1" w:after="100" w:afterAutospacing="1" w:line="240" w:lineRule="auto"/>
        <w:outlineLvl w:val="0"/>
        <w:rPr>
          <w:ins w:id="43" w:author="Ann-Marie Lartey" w:date="2023-05-14T08:04:00Z"/>
          <w:rFonts w:eastAsia="Times New Roman" w:cstheme="minorHAnsi"/>
          <w:b/>
          <w:bCs/>
          <w:kern w:val="36"/>
          <w:sz w:val="48"/>
          <w:szCs w:val="48"/>
          <w:lang w:eastAsia="en-GB"/>
        </w:rPr>
      </w:pPr>
      <w:ins w:id="44" w:author="Ann-Marie Lartey" w:date="2023-05-14T08:14:00Z">
        <w:r>
          <w:rPr>
            <w:rFonts w:eastAsia="Times New Roman" w:cstheme="minorHAnsi"/>
            <w:b/>
            <w:bCs/>
            <w:kern w:val="36"/>
            <w:sz w:val="48"/>
            <w:szCs w:val="48"/>
            <w:lang w:eastAsia="en-GB"/>
          </w:rPr>
          <w:t>Evaluation</w:t>
        </w:r>
      </w:ins>
      <w:del w:id="45" w:author="Ann-Marie Lartey" w:date="2023-05-14T08:14:00Z">
        <w:r w:rsidR="007A51EE" w:rsidRPr="007A51EE" w:rsidDel="00114628">
          <w:rPr>
            <w:rFonts w:eastAsia="Times New Roman" w:cstheme="minorHAnsi"/>
            <w:b/>
            <w:bCs/>
            <w:kern w:val="36"/>
            <w:sz w:val="48"/>
            <w:szCs w:val="48"/>
            <w:lang w:eastAsia="en-GB"/>
          </w:rPr>
          <w:delText>e</w:delText>
        </w:r>
      </w:del>
      <w:del w:id="46" w:author="Ann-Marie Lartey" w:date="2023-05-14T08:13:00Z">
        <w:r w:rsidR="007A51EE" w:rsidRPr="007A51EE" w:rsidDel="00114628">
          <w:rPr>
            <w:rFonts w:eastAsia="Times New Roman" w:cstheme="minorHAnsi"/>
            <w:b/>
            <w:bCs/>
            <w:kern w:val="36"/>
            <w:sz w:val="48"/>
            <w:szCs w:val="48"/>
            <w:lang w:eastAsia="en-GB"/>
          </w:rPr>
          <w:delText>valuate any changes to the previous</w:delText>
        </w:r>
      </w:del>
    </w:p>
    <w:p w:rsidR="001E009D" w:rsidRDefault="001E009D" w:rsidP="00114628">
      <w:pPr>
        <w:spacing w:before="100" w:beforeAutospacing="1" w:after="100" w:afterAutospacing="1" w:line="240" w:lineRule="auto"/>
        <w:rPr>
          <w:ins w:id="47" w:author="Ann-Marie Lartey" w:date="2023-05-14T08:16:00Z"/>
          <w:rFonts w:eastAsia="Times New Roman" w:cstheme="minorHAnsi"/>
          <w:sz w:val="24"/>
          <w:szCs w:val="24"/>
          <w:lang w:eastAsia="en-GB"/>
        </w:rPr>
      </w:pPr>
      <w:ins w:id="48" w:author="Ann-Marie Lartey" w:date="2023-05-14T08:04:00Z">
        <w:r>
          <w:rPr>
            <w:rFonts w:eastAsia="Times New Roman" w:cstheme="minorHAnsi"/>
            <w:sz w:val="24"/>
            <w:szCs w:val="24"/>
            <w:lang w:eastAsia="en-GB"/>
          </w:rPr>
          <w:t>In the previous implementation the user was actually unable to book a</w:t>
        </w:r>
      </w:ins>
      <w:ins w:id="49" w:author="Ann-Marie Lartey" w:date="2023-05-14T08:05:00Z">
        <w:r>
          <w:rPr>
            <w:rFonts w:eastAsia="Times New Roman" w:cstheme="minorHAnsi"/>
            <w:sz w:val="24"/>
            <w:szCs w:val="24"/>
            <w:lang w:eastAsia="en-GB"/>
          </w:rPr>
          <w:t xml:space="preserve"> service but that has been updated. Ideally, all three service types would be available, however</w:t>
        </w:r>
      </w:ins>
      <w:ins w:id="50" w:author="Ann-Marie Lartey" w:date="2023-05-14T08:06:00Z">
        <w:r>
          <w:rPr>
            <w:rFonts w:eastAsia="Times New Roman" w:cstheme="minorHAnsi"/>
            <w:sz w:val="24"/>
            <w:szCs w:val="24"/>
            <w:lang w:eastAsia="en-GB"/>
          </w:rPr>
          <w:t xml:space="preserve">, to be able to book services is quite a step from having a basic video tutorial for how to remove acrylic nails. </w:t>
        </w:r>
      </w:ins>
      <w:ins w:id="51" w:author="Ann-Marie Lartey" w:date="2023-05-14T08:11:00Z">
        <w:r w:rsidR="00114628">
          <w:rPr>
            <w:rFonts w:eastAsia="Times New Roman" w:cstheme="minorHAnsi"/>
            <w:sz w:val="24"/>
            <w:szCs w:val="24"/>
            <w:lang w:eastAsia="en-GB"/>
          </w:rPr>
          <w:t>Theoretically</w:t>
        </w:r>
      </w:ins>
      <w:ins w:id="52" w:author="Ann-Marie Lartey" w:date="2023-05-14T08:07:00Z">
        <w:r>
          <w:rPr>
            <w:rFonts w:eastAsia="Times New Roman" w:cstheme="minorHAnsi"/>
            <w:sz w:val="24"/>
            <w:szCs w:val="24"/>
            <w:lang w:eastAsia="en-GB"/>
          </w:rPr>
          <w:t>, the fact that the</w:t>
        </w:r>
      </w:ins>
      <w:ins w:id="53" w:author="Ann-Marie Lartey" w:date="2023-05-14T08:08:00Z">
        <w:r w:rsidR="00114628">
          <w:rPr>
            <w:rFonts w:eastAsia="Times New Roman" w:cstheme="minorHAnsi"/>
            <w:sz w:val="24"/>
            <w:szCs w:val="24"/>
            <w:lang w:eastAsia="en-GB"/>
          </w:rPr>
          <w:t xml:space="preserve"> booking form has validation checks adds a level of security to the user and client experiences: users </w:t>
        </w:r>
      </w:ins>
      <w:ins w:id="54" w:author="Ann-Marie Lartey" w:date="2023-05-14T08:11:00Z">
        <w:r w:rsidR="00114628">
          <w:rPr>
            <w:rFonts w:eastAsia="Times New Roman" w:cstheme="minorHAnsi"/>
            <w:sz w:val="24"/>
            <w:szCs w:val="24"/>
            <w:lang w:eastAsia="en-GB"/>
          </w:rPr>
          <w:t>should</w:t>
        </w:r>
      </w:ins>
      <w:ins w:id="55" w:author="Ann-Marie Lartey" w:date="2023-05-14T08:08:00Z">
        <w:r w:rsidR="00114628">
          <w:rPr>
            <w:rFonts w:eastAsia="Times New Roman" w:cstheme="minorHAnsi"/>
            <w:sz w:val="24"/>
            <w:szCs w:val="24"/>
            <w:lang w:eastAsia="en-GB"/>
          </w:rPr>
          <w:t xml:space="preserve"> not able to </w:t>
        </w:r>
      </w:ins>
      <w:ins w:id="56" w:author="Ann-Marie Lartey" w:date="2023-05-14T08:11:00Z">
        <w:r w:rsidR="00114628">
          <w:rPr>
            <w:rFonts w:eastAsia="Times New Roman" w:cstheme="minorHAnsi"/>
            <w:sz w:val="24"/>
            <w:szCs w:val="24"/>
            <w:lang w:eastAsia="en-GB"/>
          </w:rPr>
          <w:t>book between certain times, and they should be required t</w:t>
        </w:r>
      </w:ins>
      <w:ins w:id="57" w:author="Ann-Marie Lartey" w:date="2023-05-14T08:12:00Z">
        <w:r w:rsidR="00114628">
          <w:rPr>
            <w:rFonts w:eastAsia="Times New Roman" w:cstheme="minorHAnsi"/>
            <w:sz w:val="24"/>
            <w:szCs w:val="24"/>
            <w:lang w:eastAsia="en-GB"/>
          </w:rPr>
          <w:t>o input their name for their booking. However this was not implemented effectively within this webs</w:t>
        </w:r>
      </w:ins>
      <w:ins w:id="58" w:author="Ann-Marie Lartey" w:date="2023-05-14T08:13:00Z">
        <w:r w:rsidR="00114628">
          <w:rPr>
            <w:rFonts w:eastAsia="Times New Roman" w:cstheme="minorHAnsi"/>
            <w:sz w:val="24"/>
            <w:szCs w:val="24"/>
            <w:lang w:eastAsia="en-GB"/>
          </w:rPr>
          <w:t>ite. The name and date variables are required but the button still works if the name and email fields are blank. However, using Ja</w:t>
        </w:r>
      </w:ins>
      <w:ins w:id="59" w:author="Ann-Marie Lartey" w:date="2023-05-14T08:14:00Z">
        <w:r w:rsidR="00114628">
          <w:rPr>
            <w:rFonts w:eastAsia="Times New Roman" w:cstheme="minorHAnsi"/>
            <w:sz w:val="24"/>
            <w:szCs w:val="24"/>
            <w:lang w:eastAsia="en-GB"/>
          </w:rPr>
          <w:t xml:space="preserve">vaScript I was able to set up the page such that you cannot confirm your appointment unless you actually pick a date </w:t>
        </w:r>
        <w:r w:rsidR="00114628">
          <w:rPr>
            <w:rFonts w:eastAsia="Times New Roman" w:cstheme="minorHAnsi"/>
            <w:sz w:val="24"/>
            <w:szCs w:val="24"/>
            <w:lang w:eastAsia="en-GB"/>
          </w:rPr>
          <w:lastRenderedPageBreak/>
          <w:t xml:space="preserve">(although the user can select </w:t>
        </w:r>
      </w:ins>
      <w:ins w:id="60" w:author="Ann-Marie Lartey" w:date="2023-05-14T08:15:00Z">
        <w:r w:rsidR="00114628">
          <w:rPr>
            <w:rFonts w:eastAsia="Times New Roman" w:cstheme="minorHAnsi"/>
            <w:sz w:val="24"/>
            <w:szCs w:val="24"/>
            <w:lang w:eastAsia="en-GB"/>
          </w:rPr>
          <w:t xml:space="preserve">Sunday </w:t>
        </w:r>
      </w:ins>
      <w:ins w:id="61" w:author="Ann-Marie Lartey" w:date="2023-05-14T08:14:00Z">
        <w:r w:rsidR="00114628">
          <w:rPr>
            <w:rFonts w:eastAsia="Times New Roman" w:cstheme="minorHAnsi"/>
            <w:sz w:val="24"/>
            <w:szCs w:val="24"/>
            <w:lang w:eastAsia="en-GB"/>
          </w:rPr>
          <w:t>3am, which they</w:t>
        </w:r>
      </w:ins>
      <w:ins w:id="62" w:author="Ann-Marie Lartey" w:date="2023-05-14T08:15:00Z">
        <w:r w:rsidR="00114628">
          <w:rPr>
            <w:rFonts w:eastAsia="Times New Roman" w:cstheme="minorHAnsi"/>
            <w:sz w:val="24"/>
            <w:szCs w:val="24"/>
            <w:lang w:eastAsia="en-GB"/>
          </w:rPr>
          <w:t xml:space="preserve"> should not be able to do</w:t>
        </w:r>
      </w:ins>
      <w:ins w:id="63" w:author="Ann-Marie Lartey" w:date="2023-05-14T08:14:00Z">
        <w:r w:rsidR="00114628">
          <w:rPr>
            <w:rFonts w:eastAsia="Times New Roman" w:cstheme="minorHAnsi"/>
            <w:sz w:val="24"/>
            <w:szCs w:val="24"/>
            <w:lang w:eastAsia="en-GB"/>
          </w:rPr>
          <w:t>)</w:t>
        </w:r>
      </w:ins>
      <w:ins w:id="64" w:author="Ann-Marie Lartey" w:date="2023-05-14T08:15:00Z">
        <w:r w:rsidR="00114628">
          <w:rPr>
            <w:rFonts w:eastAsia="Times New Roman" w:cstheme="minorHAnsi"/>
            <w:sz w:val="24"/>
            <w:szCs w:val="24"/>
            <w:lang w:eastAsia="en-GB"/>
          </w:rPr>
          <w:t xml:space="preserve">. Nonetheless, there is a level of validation included in the website for </w:t>
        </w:r>
      </w:ins>
      <w:ins w:id="65" w:author="Ann-Marie Lartey" w:date="2023-05-14T09:03:00Z">
        <w:r w:rsidR="003C2294">
          <w:rPr>
            <w:rFonts w:eastAsia="Times New Roman" w:cstheme="minorHAnsi"/>
            <w:sz w:val="24"/>
            <w:szCs w:val="24"/>
            <w:lang w:eastAsia="en-GB"/>
          </w:rPr>
          <w:t>M</w:t>
        </w:r>
      </w:ins>
      <w:ins w:id="66" w:author="Ann-Marie Lartey" w:date="2023-05-14T08:15:00Z">
        <w:r w:rsidR="00114628">
          <w:rPr>
            <w:rFonts w:eastAsia="Times New Roman" w:cstheme="minorHAnsi"/>
            <w:sz w:val="24"/>
            <w:szCs w:val="24"/>
            <w:lang w:eastAsia="en-GB"/>
          </w:rPr>
          <w:t>iakrylics</w:t>
        </w:r>
      </w:ins>
      <w:ins w:id="67" w:author="Ann-Marie Lartey" w:date="2023-05-14T08:16:00Z">
        <w:r w:rsidR="00114628">
          <w:rPr>
            <w:rFonts w:eastAsia="Times New Roman" w:cstheme="minorHAnsi"/>
            <w:sz w:val="24"/>
            <w:szCs w:val="24"/>
            <w:lang w:eastAsia="en-GB"/>
          </w:rPr>
          <w:t>.</w:t>
        </w:r>
      </w:ins>
      <w:moveToRangeStart w:id="68" w:author="Ann-Marie Lartey" w:date="2023-05-14T08:04:00Z" w:name="move134943885"/>
      <w:moveTo w:id="69" w:author="Ann-Marie Lartey" w:date="2023-05-14T08:04:00Z">
        <w:del w:id="70" w:author="Ann-Marie Lartey" w:date="2023-05-14T08:15:00Z">
          <w:r w:rsidRPr="007A51EE" w:rsidDel="00114628">
            <w:rPr>
              <w:rFonts w:eastAsia="Times New Roman" w:cstheme="minorHAnsi"/>
              <w:sz w:val="24"/>
              <w:szCs w:val="24"/>
              <w:lang w:eastAsia="en-GB"/>
            </w:rPr>
            <w:delText>so we actually got the policy to be one singular page instead of multiple pages, aas much as bringing in multiple pages breaks up the info it was just very silly. to ease the read up instead we added icons and visuals to break up the text. plus it may be intensive on resources to have multiple pages</w:delText>
          </w:r>
        </w:del>
      </w:moveTo>
    </w:p>
    <w:p w:rsidR="00E52B76" w:rsidRDefault="00114628" w:rsidP="00114628">
      <w:pPr>
        <w:spacing w:before="100" w:beforeAutospacing="1" w:after="100" w:afterAutospacing="1" w:line="240" w:lineRule="auto"/>
        <w:rPr>
          <w:ins w:id="71" w:author="Ann-Marie Lartey" w:date="2023-05-14T08:32:00Z"/>
          <w:rFonts w:eastAsia="Times New Roman" w:cstheme="minorHAnsi"/>
          <w:sz w:val="24"/>
          <w:szCs w:val="24"/>
          <w:lang w:eastAsia="en-GB"/>
        </w:rPr>
      </w:pPr>
      <w:ins w:id="72" w:author="Ann-Marie Lartey" w:date="2023-05-14T08:16:00Z">
        <w:r>
          <w:rPr>
            <w:rFonts w:eastAsia="Times New Roman" w:cstheme="minorHAnsi"/>
            <w:sz w:val="24"/>
            <w:szCs w:val="24"/>
            <w:lang w:eastAsia="en-GB"/>
          </w:rPr>
          <w:t>The use of Bootstrap in the updated website</w:t>
        </w:r>
      </w:ins>
      <w:ins w:id="73" w:author="Ann-Marie Lartey" w:date="2023-05-14T09:06:00Z">
        <w:r w:rsidR="00C36F0C">
          <w:rPr>
            <w:rFonts w:eastAsia="Times New Roman" w:cstheme="minorHAnsi"/>
            <w:sz w:val="24"/>
            <w:szCs w:val="24"/>
            <w:lang w:eastAsia="en-GB"/>
          </w:rPr>
          <w:t>,</w:t>
        </w:r>
      </w:ins>
      <w:ins w:id="74" w:author="Ann-Marie Lartey" w:date="2023-05-14T08:16:00Z">
        <w:r>
          <w:rPr>
            <w:rFonts w:eastAsia="Times New Roman" w:cstheme="minorHAnsi"/>
            <w:sz w:val="24"/>
            <w:szCs w:val="24"/>
            <w:lang w:eastAsia="en-GB"/>
          </w:rPr>
          <w:t xml:space="preserve"> compared to in the previous implementation</w:t>
        </w:r>
      </w:ins>
      <w:ins w:id="75" w:author="Ann-Marie Lartey" w:date="2023-05-14T09:06:00Z">
        <w:r w:rsidR="00C36F0C">
          <w:rPr>
            <w:rFonts w:eastAsia="Times New Roman" w:cstheme="minorHAnsi"/>
            <w:sz w:val="24"/>
            <w:szCs w:val="24"/>
            <w:lang w:eastAsia="en-GB"/>
          </w:rPr>
          <w:t>,</w:t>
        </w:r>
      </w:ins>
      <w:ins w:id="76" w:author="Ann-Marie Lartey" w:date="2023-05-14T08:16:00Z">
        <w:r>
          <w:rPr>
            <w:rFonts w:eastAsia="Times New Roman" w:cstheme="minorHAnsi"/>
            <w:sz w:val="24"/>
            <w:szCs w:val="24"/>
            <w:lang w:eastAsia="en-GB"/>
          </w:rPr>
          <w:t xml:space="preserve"> a</w:t>
        </w:r>
      </w:ins>
      <w:ins w:id="77" w:author="Ann-Marie Lartey" w:date="2023-05-14T08:17:00Z">
        <w:r>
          <w:rPr>
            <w:rFonts w:eastAsia="Times New Roman" w:cstheme="minorHAnsi"/>
            <w:sz w:val="24"/>
            <w:szCs w:val="24"/>
            <w:lang w:eastAsia="en-GB"/>
          </w:rPr>
          <w:t>ssisted the overall aesthetic of the website</w:t>
        </w:r>
      </w:ins>
      <w:ins w:id="78" w:author="Ann-Marie Lartey" w:date="2023-05-14T08:18:00Z">
        <w:r w:rsidR="000703A8">
          <w:rPr>
            <w:rFonts w:eastAsia="Times New Roman" w:cstheme="minorHAnsi"/>
            <w:sz w:val="24"/>
            <w:szCs w:val="24"/>
            <w:lang w:eastAsia="en-GB"/>
          </w:rPr>
          <w:t xml:space="preserve">, for example </w:t>
        </w:r>
      </w:ins>
      <w:ins w:id="79" w:author="Ann-Marie Lartey" w:date="2023-05-14T08:17:00Z">
        <w:r>
          <w:rPr>
            <w:rFonts w:eastAsia="Times New Roman" w:cstheme="minorHAnsi"/>
            <w:sz w:val="24"/>
            <w:szCs w:val="24"/>
            <w:lang w:eastAsia="en-GB"/>
          </w:rPr>
          <w:t xml:space="preserve">this package enabled the </w:t>
        </w:r>
      </w:ins>
      <w:ins w:id="80" w:author="Ann-Marie Lartey" w:date="2023-05-14T08:18:00Z">
        <w:r w:rsidR="000703A8">
          <w:rPr>
            <w:rFonts w:eastAsia="Times New Roman" w:cstheme="minorHAnsi"/>
            <w:sz w:val="24"/>
            <w:szCs w:val="24"/>
            <w:lang w:eastAsia="en-GB"/>
          </w:rPr>
          <w:t>use</w:t>
        </w:r>
      </w:ins>
      <w:ins w:id="81" w:author="Ann-Marie Lartey" w:date="2023-05-14T08:19:00Z">
        <w:r w:rsidR="000703A8">
          <w:rPr>
            <w:rFonts w:eastAsia="Times New Roman" w:cstheme="minorHAnsi"/>
            <w:sz w:val="24"/>
            <w:szCs w:val="24"/>
            <w:lang w:eastAsia="en-GB"/>
          </w:rPr>
          <w:t xml:space="preserve"> of </w:t>
        </w:r>
      </w:ins>
      <w:ins w:id="82" w:author="Ann-Marie Lartey" w:date="2023-05-14T08:17:00Z">
        <w:r>
          <w:rPr>
            <w:rFonts w:eastAsia="Times New Roman" w:cstheme="minorHAnsi"/>
            <w:sz w:val="24"/>
            <w:szCs w:val="24"/>
            <w:lang w:eastAsia="en-GB"/>
          </w:rPr>
          <w:t>carousel and card classes</w:t>
        </w:r>
      </w:ins>
      <w:ins w:id="83" w:author="Ann-Marie Lartey" w:date="2023-05-14T08:19:00Z">
        <w:r w:rsidR="000703A8">
          <w:rPr>
            <w:rFonts w:eastAsia="Times New Roman" w:cstheme="minorHAnsi"/>
            <w:sz w:val="24"/>
            <w:szCs w:val="24"/>
            <w:lang w:eastAsia="en-GB"/>
          </w:rPr>
          <w:t xml:space="preserve">, whilst also easing the creation of a responsive user interface. </w:t>
        </w:r>
      </w:ins>
    </w:p>
    <w:p w:rsidR="00E52B76" w:rsidRDefault="0074592C" w:rsidP="00114628">
      <w:pPr>
        <w:spacing w:before="100" w:beforeAutospacing="1" w:after="100" w:afterAutospacing="1" w:line="240" w:lineRule="auto"/>
        <w:rPr>
          <w:ins w:id="84" w:author="Ann-Marie Lartey" w:date="2023-05-14T08:38:00Z"/>
          <w:rFonts w:eastAsia="Times New Roman" w:cstheme="minorHAnsi"/>
          <w:sz w:val="24"/>
          <w:szCs w:val="24"/>
          <w:lang w:eastAsia="en-GB"/>
        </w:rPr>
      </w:pPr>
      <w:ins w:id="85" w:author="Ann-Marie Lartey" w:date="2023-05-14T08:40:00Z">
        <w:r w:rsidRPr="0074592C">
          <w:rPr>
            <w:rFonts w:eastAsia="Times New Roman" w:cstheme="minorHAnsi"/>
            <w:sz w:val="24"/>
            <w:szCs w:val="24"/>
            <w:lang w:eastAsia="en-GB"/>
          </w:rPr>
          <w:drawing>
            <wp:anchor distT="0" distB="0" distL="114300" distR="114300" simplePos="0" relativeHeight="251661312" behindDoc="0" locked="0" layoutInCell="1" allowOverlap="1" wp14:anchorId="69F5CBBB">
              <wp:simplePos x="0" y="0"/>
              <wp:positionH relativeFrom="page">
                <wp:align>center</wp:align>
              </wp:positionH>
              <wp:positionV relativeFrom="paragraph">
                <wp:posOffset>766807</wp:posOffset>
              </wp:positionV>
              <wp:extent cx="4502703" cy="2532444"/>
              <wp:effectExtent l="0" t="0" r="0" b="1270"/>
              <wp:wrapTopAndBottom/>
              <wp:docPr id="86424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478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2703" cy="2532444"/>
                      </a:xfrm>
                      <a:prstGeom prst="rect">
                        <a:avLst/>
                      </a:prstGeom>
                    </pic:spPr>
                  </pic:pic>
                </a:graphicData>
              </a:graphic>
            </wp:anchor>
          </w:drawing>
        </w:r>
      </w:ins>
      <w:ins w:id="86" w:author="Ann-Marie Lartey" w:date="2023-05-14T08:32:00Z">
        <w:r w:rsidR="00E52B76">
          <w:rPr>
            <w:rFonts w:eastAsia="Times New Roman" w:cstheme="minorHAnsi"/>
            <w:sz w:val="24"/>
            <w:szCs w:val="24"/>
            <w:lang w:eastAsia="en-GB"/>
          </w:rPr>
          <w:t>D</w:t>
        </w:r>
      </w:ins>
      <w:ins w:id="87" w:author="Ann-Marie Lartey" w:date="2023-05-14T08:33:00Z">
        <w:r w:rsidR="00E52B76">
          <w:rPr>
            <w:rFonts w:eastAsia="Times New Roman" w:cstheme="minorHAnsi"/>
            <w:sz w:val="24"/>
            <w:szCs w:val="24"/>
            <w:lang w:eastAsia="en-GB"/>
          </w:rPr>
          <w:t xml:space="preserve">uring the redesign process, I decided to take on a mobile first type approach. This involved me developing wireframes using Figma first for a phone screen (ratio </w:t>
        </w:r>
      </w:ins>
      <w:ins w:id="88" w:author="Ann-Marie Lartey" w:date="2023-05-14T08:34:00Z">
        <w:r w:rsidR="00E52B76">
          <w:rPr>
            <w:rFonts w:eastAsia="Times New Roman" w:cstheme="minorHAnsi"/>
            <w:sz w:val="24"/>
            <w:szCs w:val="24"/>
            <w:lang w:eastAsia="en-GB"/>
          </w:rPr>
          <w:t>9:16</w:t>
        </w:r>
      </w:ins>
      <w:ins w:id="89" w:author="Ann-Marie Lartey" w:date="2023-05-14T08:33:00Z">
        <w:r w:rsidR="00E52B76">
          <w:rPr>
            <w:rFonts w:eastAsia="Times New Roman" w:cstheme="minorHAnsi"/>
            <w:sz w:val="24"/>
            <w:szCs w:val="24"/>
            <w:lang w:eastAsia="en-GB"/>
          </w:rPr>
          <w:t>)</w:t>
        </w:r>
      </w:ins>
      <w:ins w:id="90" w:author="Ann-Marie Lartey" w:date="2023-05-14T08:34:00Z">
        <w:r w:rsidR="00E52B76">
          <w:rPr>
            <w:rFonts w:eastAsia="Times New Roman" w:cstheme="minorHAnsi"/>
            <w:sz w:val="24"/>
            <w:szCs w:val="24"/>
            <w:lang w:eastAsia="en-GB"/>
          </w:rPr>
          <w:t xml:space="preserve"> and then mimicking the design onto a larger screen. This can be seen below.</w:t>
        </w:r>
      </w:ins>
    </w:p>
    <w:p w:rsidR="00E52B76" w:rsidRDefault="0074592C" w:rsidP="00114628">
      <w:pPr>
        <w:spacing w:before="100" w:beforeAutospacing="1" w:after="100" w:afterAutospacing="1" w:line="240" w:lineRule="auto"/>
        <w:rPr>
          <w:ins w:id="91" w:author="Ann-Marie Lartey" w:date="2023-05-14T08:42:00Z"/>
          <w:rFonts w:eastAsia="Times New Roman" w:cstheme="minorHAnsi"/>
          <w:sz w:val="24"/>
          <w:szCs w:val="24"/>
          <w:lang w:eastAsia="en-GB"/>
        </w:rPr>
      </w:pPr>
      <w:ins w:id="92" w:author="Ann-Marie Lartey" w:date="2023-05-14T08:44:00Z">
        <w:r w:rsidRPr="0074592C">
          <w:rPr>
            <w:rFonts w:eastAsia="Times New Roman" w:cstheme="minorHAnsi"/>
            <w:sz w:val="24"/>
            <w:szCs w:val="24"/>
            <w:lang w:eastAsia="en-GB"/>
          </w:rPr>
          <w:drawing>
            <wp:anchor distT="0" distB="0" distL="114300" distR="114300" simplePos="0" relativeHeight="251664384" behindDoc="0" locked="0" layoutInCell="1" allowOverlap="1" wp14:anchorId="0DAFF692">
              <wp:simplePos x="0" y="0"/>
              <wp:positionH relativeFrom="column">
                <wp:posOffset>635000</wp:posOffset>
              </wp:positionH>
              <wp:positionV relativeFrom="paragraph">
                <wp:posOffset>2792730</wp:posOffset>
              </wp:positionV>
              <wp:extent cx="1599565" cy="2667635"/>
              <wp:effectExtent l="0" t="0" r="635" b="0"/>
              <wp:wrapTopAndBottom/>
              <wp:docPr id="175207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7693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9565" cy="2667635"/>
                      </a:xfrm>
                      <a:prstGeom prst="rect">
                        <a:avLst/>
                      </a:prstGeom>
                    </pic:spPr>
                  </pic:pic>
                </a:graphicData>
              </a:graphic>
            </wp:anchor>
          </w:drawing>
        </w:r>
        <w:r w:rsidRPr="0074592C">
          <w:rPr>
            <w:noProof/>
          </w:rPr>
          <w:drawing>
            <wp:anchor distT="0" distB="0" distL="114300" distR="114300" simplePos="0" relativeHeight="251662336" behindDoc="0" locked="0" layoutInCell="1" allowOverlap="1" wp14:anchorId="513FBC41">
              <wp:simplePos x="0" y="0"/>
              <wp:positionH relativeFrom="column">
                <wp:posOffset>2360765</wp:posOffset>
              </wp:positionH>
              <wp:positionV relativeFrom="paragraph">
                <wp:posOffset>2820091</wp:posOffset>
              </wp:positionV>
              <wp:extent cx="1597660" cy="2726690"/>
              <wp:effectExtent l="0" t="0" r="2540" b="0"/>
              <wp:wrapTopAndBottom/>
              <wp:docPr id="201975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2429" name=""/>
                      <pic:cNvPicPr/>
                    </pic:nvPicPr>
                    <pic:blipFill>
                      <a:blip r:embed="rId12">
                        <a:extLst>
                          <a:ext uri="{28A0092B-C50C-407E-A947-70E740481C1C}">
                            <a14:useLocalDpi xmlns:a14="http://schemas.microsoft.com/office/drawing/2010/main" val="0"/>
                          </a:ext>
                        </a:extLst>
                      </a:blip>
                      <a:stretch>
                        <a:fillRect/>
                      </a:stretch>
                    </pic:blipFill>
                    <pic:spPr>
                      <a:xfrm>
                        <a:off x="0" y="0"/>
                        <a:ext cx="1597660" cy="2726690"/>
                      </a:xfrm>
                      <a:prstGeom prst="rect">
                        <a:avLst/>
                      </a:prstGeom>
                    </pic:spPr>
                  </pic:pic>
                </a:graphicData>
              </a:graphic>
            </wp:anchor>
          </w:drawing>
        </w:r>
      </w:ins>
      <w:ins w:id="93" w:author="Ann-Marie Lartey" w:date="2023-05-14T08:43:00Z">
        <w:r w:rsidRPr="0074592C">
          <w:rPr>
            <w:rFonts w:eastAsia="Times New Roman" w:cstheme="minorHAnsi"/>
            <w:sz w:val="24"/>
            <w:szCs w:val="24"/>
            <w:lang w:eastAsia="en-GB"/>
          </w:rPr>
          <w:drawing>
            <wp:anchor distT="0" distB="0" distL="114300" distR="114300" simplePos="0" relativeHeight="251663360" behindDoc="0" locked="0" layoutInCell="1" allowOverlap="1" wp14:anchorId="45606EB5">
              <wp:simplePos x="0" y="0"/>
              <wp:positionH relativeFrom="column">
                <wp:posOffset>4110272</wp:posOffset>
              </wp:positionH>
              <wp:positionV relativeFrom="paragraph">
                <wp:posOffset>2837787</wp:posOffset>
              </wp:positionV>
              <wp:extent cx="1597660" cy="2710180"/>
              <wp:effectExtent l="0" t="0" r="2540" b="0"/>
              <wp:wrapTopAndBottom/>
              <wp:docPr id="170505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56057" name=""/>
                      <pic:cNvPicPr/>
                    </pic:nvPicPr>
                    <pic:blipFill>
                      <a:blip r:embed="rId13">
                        <a:extLst>
                          <a:ext uri="{28A0092B-C50C-407E-A947-70E740481C1C}">
                            <a14:useLocalDpi xmlns:a14="http://schemas.microsoft.com/office/drawing/2010/main" val="0"/>
                          </a:ext>
                        </a:extLst>
                      </a:blip>
                      <a:stretch>
                        <a:fillRect/>
                      </a:stretch>
                    </pic:blipFill>
                    <pic:spPr>
                      <a:xfrm>
                        <a:off x="0" y="0"/>
                        <a:ext cx="1597660" cy="2710180"/>
                      </a:xfrm>
                      <a:prstGeom prst="rect">
                        <a:avLst/>
                      </a:prstGeom>
                    </pic:spPr>
                  </pic:pic>
                </a:graphicData>
              </a:graphic>
            </wp:anchor>
          </w:drawing>
        </w:r>
      </w:ins>
    </w:p>
    <w:p w:rsidR="0074592C" w:rsidRDefault="0074592C" w:rsidP="00114628">
      <w:pPr>
        <w:spacing w:before="100" w:beforeAutospacing="1" w:after="100" w:afterAutospacing="1" w:line="240" w:lineRule="auto"/>
        <w:rPr>
          <w:ins w:id="94" w:author="Ann-Marie Lartey" w:date="2023-05-14T08:34:00Z"/>
          <w:rFonts w:eastAsia="Times New Roman" w:cstheme="minorHAnsi"/>
          <w:sz w:val="24"/>
          <w:szCs w:val="24"/>
          <w:lang w:eastAsia="en-GB"/>
        </w:rPr>
      </w:pPr>
      <w:ins w:id="95" w:author="Ann-Marie Lartey" w:date="2023-05-14T08:43:00Z">
        <w:r w:rsidRPr="0074592C">
          <w:rPr>
            <w:noProof/>
          </w:rPr>
          <w:t xml:space="preserve"> </w:t>
        </w:r>
      </w:ins>
      <w:ins w:id="96" w:author="Ann-Marie Lartey" w:date="2023-05-14T08:44:00Z">
        <w:r w:rsidRPr="0074592C">
          <w:rPr>
            <w:noProof/>
          </w:rPr>
          <w:t xml:space="preserve"> </w:t>
        </w:r>
      </w:ins>
    </w:p>
    <w:p w:rsidR="00E52B76" w:rsidRDefault="00E52B76" w:rsidP="00114628">
      <w:pPr>
        <w:spacing w:before="100" w:beforeAutospacing="1" w:after="100" w:afterAutospacing="1" w:line="240" w:lineRule="auto"/>
        <w:rPr>
          <w:ins w:id="97" w:author="Ann-Marie Lartey" w:date="2023-05-14T08:45:00Z"/>
          <w:rFonts w:eastAsia="Times New Roman" w:cstheme="minorHAnsi"/>
          <w:sz w:val="24"/>
          <w:szCs w:val="24"/>
          <w:lang w:eastAsia="en-GB"/>
        </w:rPr>
      </w:pPr>
      <w:ins w:id="98" w:author="Ann-Marie Lartey" w:date="2023-05-14T08:35:00Z">
        <w:r>
          <w:rPr>
            <w:rFonts w:eastAsia="Times New Roman" w:cstheme="minorHAnsi"/>
            <w:sz w:val="24"/>
            <w:szCs w:val="24"/>
            <w:lang w:eastAsia="en-GB"/>
          </w:rPr>
          <w:t>The use of Figma was especially convenient as it allowed me to make wireframes with similar designs to the actual website</w:t>
        </w:r>
      </w:ins>
      <w:ins w:id="99" w:author="Ann-Marie Lartey" w:date="2023-05-14T08:36:00Z">
        <w:r>
          <w:rPr>
            <w:rFonts w:eastAsia="Times New Roman" w:cstheme="minorHAnsi"/>
            <w:sz w:val="24"/>
            <w:szCs w:val="24"/>
            <w:lang w:eastAsia="en-GB"/>
          </w:rPr>
          <w:t>, making the actual site creation process a lot smoother. In some instances one may even have thought the Figma wireframes were t</w:t>
        </w:r>
      </w:ins>
      <w:ins w:id="100" w:author="Ann-Marie Lartey" w:date="2023-05-14T08:37:00Z">
        <w:r>
          <w:rPr>
            <w:rFonts w:eastAsia="Times New Roman" w:cstheme="minorHAnsi"/>
            <w:sz w:val="24"/>
            <w:szCs w:val="24"/>
            <w:lang w:eastAsia="en-GB"/>
          </w:rPr>
          <w:t>he actual website footage, but on inspection they do have their differences.</w:t>
        </w:r>
      </w:ins>
    </w:p>
    <w:p w:rsidR="0074592C" w:rsidRDefault="0074592C" w:rsidP="00114628">
      <w:pPr>
        <w:spacing w:before="100" w:beforeAutospacing="1" w:after="100" w:afterAutospacing="1" w:line="240" w:lineRule="auto"/>
        <w:rPr>
          <w:ins w:id="101" w:author="Ann-Marie Lartey" w:date="2023-05-14T09:09:00Z"/>
          <w:rFonts w:eastAsia="Times New Roman" w:cstheme="minorHAnsi"/>
          <w:sz w:val="24"/>
          <w:szCs w:val="24"/>
          <w:lang w:eastAsia="en-GB"/>
        </w:rPr>
      </w:pPr>
      <w:ins w:id="102" w:author="Ann-Marie Lartey" w:date="2023-05-14T08:45:00Z">
        <w:r>
          <w:rPr>
            <w:rFonts w:eastAsia="Times New Roman" w:cstheme="minorHAnsi"/>
            <w:sz w:val="24"/>
            <w:szCs w:val="24"/>
            <w:lang w:eastAsia="en-GB"/>
          </w:rPr>
          <w:t>In my design I did not account for the space taken up by</w:t>
        </w:r>
      </w:ins>
      <w:ins w:id="103" w:author="Ann-Marie Lartey" w:date="2023-05-14T08:46:00Z">
        <w:r>
          <w:rPr>
            <w:rFonts w:eastAsia="Times New Roman" w:cstheme="minorHAnsi"/>
            <w:sz w:val="24"/>
            <w:szCs w:val="24"/>
            <w:lang w:eastAsia="en-GB"/>
          </w:rPr>
          <w:t xml:space="preserve"> descriptions, hence the difference between the h</w:t>
        </w:r>
      </w:ins>
      <w:ins w:id="104" w:author="Ann-Marie Lartey" w:date="2023-05-14T08:47:00Z">
        <w:r>
          <w:rPr>
            <w:rFonts w:eastAsia="Times New Roman" w:cstheme="minorHAnsi"/>
            <w:sz w:val="24"/>
            <w:szCs w:val="24"/>
            <w:lang w:eastAsia="en-GB"/>
          </w:rPr>
          <w:t xml:space="preserve">and service boxes. However I did notice with </w:t>
        </w:r>
      </w:ins>
      <w:ins w:id="105" w:author="Ann-Marie Lartey" w:date="2023-05-14T08:48:00Z">
        <w:r w:rsidR="00622FA3">
          <w:rPr>
            <w:rFonts w:eastAsia="Times New Roman" w:cstheme="minorHAnsi"/>
            <w:sz w:val="24"/>
            <w:szCs w:val="24"/>
            <w:lang w:eastAsia="en-GB"/>
          </w:rPr>
          <w:t>the service selection</w:t>
        </w:r>
      </w:ins>
      <w:ins w:id="106" w:author="Ann-Marie Lartey" w:date="2023-05-14T09:02:00Z">
        <w:r w:rsidR="00622FA3">
          <w:rPr>
            <w:rFonts w:eastAsia="Times New Roman" w:cstheme="minorHAnsi"/>
            <w:sz w:val="24"/>
            <w:szCs w:val="24"/>
            <w:lang w:eastAsia="en-GB"/>
          </w:rPr>
          <w:t xml:space="preserve"> I would need to make the card such that the image </w:t>
        </w:r>
      </w:ins>
      <w:ins w:id="107" w:author="Ann-Marie Lartey" w:date="2023-05-14T09:03:00Z">
        <w:r w:rsidR="00C36F0C">
          <w:rPr>
            <w:rFonts w:eastAsia="Times New Roman" w:cstheme="minorHAnsi"/>
            <w:sz w:val="24"/>
            <w:szCs w:val="24"/>
            <w:lang w:eastAsia="en-GB"/>
          </w:rPr>
          <w:t xml:space="preserve">was on top rather than to the side, as this was </w:t>
        </w:r>
      </w:ins>
      <w:ins w:id="108" w:author="Ann-Marie Lartey" w:date="2023-05-14T09:04:00Z">
        <w:r w:rsidR="00C36F0C">
          <w:rPr>
            <w:rFonts w:eastAsia="Times New Roman" w:cstheme="minorHAnsi"/>
            <w:sz w:val="24"/>
            <w:szCs w:val="24"/>
            <w:lang w:eastAsia="en-GB"/>
          </w:rPr>
          <w:t>less visually taxing</w:t>
        </w:r>
      </w:ins>
      <w:ins w:id="109" w:author="Ann-Marie Lartey" w:date="2023-05-14T09:03:00Z">
        <w:r w:rsidR="00C36F0C">
          <w:rPr>
            <w:rFonts w:eastAsia="Times New Roman" w:cstheme="minorHAnsi"/>
            <w:sz w:val="24"/>
            <w:szCs w:val="24"/>
            <w:lang w:eastAsia="en-GB"/>
          </w:rPr>
          <w:t xml:space="preserve"> to convert to desktop </w:t>
        </w:r>
        <w:r w:rsidR="00C36F0C">
          <w:rPr>
            <w:rFonts w:eastAsia="Times New Roman" w:cstheme="minorHAnsi"/>
            <w:sz w:val="24"/>
            <w:szCs w:val="24"/>
            <w:lang w:eastAsia="en-GB"/>
          </w:rPr>
          <w:lastRenderedPageBreak/>
          <w:t>screen dimensions</w:t>
        </w:r>
      </w:ins>
      <w:ins w:id="110" w:author="Ann-Marie Lartey" w:date="2023-05-14T09:04:00Z">
        <w:r w:rsidR="00C36F0C">
          <w:rPr>
            <w:rFonts w:eastAsia="Times New Roman" w:cstheme="minorHAnsi"/>
            <w:sz w:val="24"/>
            <w:szCs w:val="24"/>
            <w:lang w:eastAsia="en-GB"/>
          </w:rPr>
          <w:t xml:space="preserve">  - on a large 1920x1080 screen there would be a lot of empty space </w:t>
        </w:r>
      </w:ins>
      <w:ins w:id="111" w:author="Ann-Marie Lartey" w:date="2023-05-14T09:05:00Z">
        <w:r w:rsidR="00C36F0C">
          <w:rPr>
            <w:rFonts w:eastAsia="Times New Roman" w:cstheme="minorHAnsi"/>
            <w:sz w:val="24"/>
            <w:szCs w:val="24"/>
            <w:lang w:eastAsia="en-GB"/>
          </w:rPr>
          <w:t>if the service selection looked just like that of the wireframe.</w:t>
        </w:r>
      </w:ins>
      <w:ins w:id="112" w:author="Ann-Marie Lartey" w:date="2023-05-14T09:09:00Z">
        <w:r w:rsidR="00C36F0C">
          <w:rPr>
            <w:rFonts w:eastAsia="Times New Roman" w:cstheme="minorHAnsi"/>
            <w:sz w:val="24"/>
            <w:szCs w:val="24"/>
            <w:lang w:eastAsia="en-GB"/>
          </w:rPr>
          <w:t xml:space="preserve"> </w:t>
        </w:r>
      </w:ins>
    </w:p>
    <w:p w:rsidR="00C36F0C" w:rsidRDefault="00C36F0C" w:rsidP="00114628">
      <w:pPr>
        <w:spacing w:before="100" w:beforeAutospacing="1" w:after="100" w:afterAutospacing="1" w:line="240" w:lineRule="auto"/>
        <w:rPr>
          <w:ins w:id="113" w:author="Ann-Marie Lartey" w:date="2023-05-14T09:06:00Z"/>
          <w:rFonts w:eastAsia="Times New Roman" w:cstheme="minorHAnsi"/>
          <w:sz w:val="24"/>
          <w:szCs w:val="24"/>
          <w:lang w:eastAsia="en-GB"/>
        </w:rPr>
      </w:pPr>
      <w:ins w:id="114" w:author="Ann-Marie Lartey" w:date="2023-05-14T09:09:00Z">
        <w:r>
          <w:rPr>
            <w:rFonts w:eastAsia="Times New Roman" w:cstheme="minorHAnsi"/>
            <w:sz w:val="24"/>
            <w:szCs w:val="24"/>
            <w:lang w:eastAsia="en-GB"/>
          </w:rPr>
          <w:t xml:space="preserve">Another improvement made to the layout of this page is the fact that the booking </w:t>
        </w:r>
      </w:ins>
      <w:ins w:id="115" w:author="Ann-Marie Lartey" w:date="2023-05-14T09:10:00Z">
        <w:r>
          <w:rPr>
            <w:rFonts w:eastAsia="Times New Roman" w:cstheme="minorHAnsi"/>
            <w:sz w:val="24"/>
            <w:szCs w:val="24"/>
            <w:lang w:eastAsia="en-GB"/>
          </w:rPr>
          <w:t>button on the home page no longer takes the user to the policy before taking them to actually book the service. This navigation was somewhat confusing</w:t>
        </w:r>
      </w:ins>
      <w:ins w:id="116" w:author="Ann-Marie Lartey" w:date="2023-05-14T09:11:00Z">
        <w:r>
          <w:rPr>
            <w:rFonts w:eastAsia="Times New Roman" w:cstheme="minorHAnsi"/>
            <w:sz w:val="24"/>
            <w:szCs w:val="24"/>
            <w:lang w:eastAsia="en-GB"/>
          </w:rPr>
          <w:t>, and whilst it forces the user to read the terms an conditions before booking, it proved inefficient and frustrating for those who were alr</w:t>
        </w:r>
      </w:ins>
      <w:ins w:id="117" w:author="Ann-Marie Lartey" w:date="2023-05-14T09:12:00Z">
        <w:r>
          <w:rPr>
            <w:rFonts w:eastAsia="Times New Roman" w:cstheme="minorHAnsi"/>
            <w:sz w:val="24"/>
            <w:szCs w:val="24"/>
            <w:lang w:eastAsia="en-GB"/>
          </w:rPr>
          <w:t>eady familiar with Miakrylics’ terms of service. This is why that navigation pathway was cut. The end user can still however, read the policy for themselve</w:t>
        </w:r>
      </w:ins>
      <w:ins w:id="118" w:author="Ann-Marie Lartey" w:date="2023-05-14T09:13:00Z">
        <w:r>
          <w:rPr>
            <w:rFonts w:eastAsia="Times New Roman" w:cstheme="minorHAnsi"/>
            <w:sz w:val="24"/>
            <w:szCs w:val="24"/>
            <w:lang w:eastAsia="en-GB"/>
          </w:rPr>
          <w:t xml:space="preserve">s as it is located in the navigation bar. </w:t>
        </w:r>
      </w:ins>
    </w:p>
    <w:p w:rsidR="00C36F0C" w:rsidRPr="007A51EE" w:rsidDel="004F0E8D" w:rsidRDefault="00C36F0C" w:rsidP="00114628">
      <w:pPr>
        <w:spacing w:before="100" w:beforeAutospacing="1" w:after="100" w:afterAutospacing="1" w:line="240" w:lineRule="auto"/>
        <w:rPr>
          <w:del w:id="119" w:author="Ann-Marie Lartey" w:date="2023-05-14T09:23:00Z"/>
          <w:moveTo w:id="120" w:author="Ann-Marie Lartey" w:date="2023-05-14T08:04:00Z"/>
          <w:rFonts w:eastAsia="Times New Roman" w:cstheme="minorHAnsi"/>
          <w:sz w:val="24"/>
          <w:szCs w:val="24"/>
          <w:lang w:eastAsia="en-GB"/>
        </w:rPr>
      </w:pPr>
      <w:ins w:id="121" w:author="Ann-Marie Lartey" w:date="2023-05-14T09:06:00Z">
        <w:r>
          <w:rPr>
            <w:rFonts w:eastAsia="Times New Roman" w:cstheme="minorHAnsi"/>
            <w:sz w:val="24"/>
            <w:szCs w:val="24"/>
            <w:lang w:eastAsia="en-GB"/>
          </w:rPr>
          <w:t xml:space="preserve">Essentially, the website has had quite an upgrade since the first </w:t>
        </w:r>
      </w:ins>
      <w:ins w:id="122" w:author="Ann-Marie Lartey" w:date="2023-05-14T09:07:00Z">
        <w:r>
          <w:rPr>
            <w:rFonts w:eastAsia="Times New Roman" w:cstheme="minorHAnsi"/>
            <w:sz w:val="24"/>
            <w:szCs w:val="24"/>
            <w:lang w:eastAsia="en-GB"/>
          </w:rPr>
          <w:t>build: both in terms of the functionality and the layout of said website. Regardless, it woul</w:t>
        </w:r>
      </w:ins>
      <w:ins w:id="123" w:author="Ann-Marie Lartey" w:date="2023-05-14T09:08:00Z">
        <w:r>
          <w:rPr>
            <w:rFonts w:eastAsia="Times New Roman" w:cstheme="minorHAnsi"/>
            <w:sz w:val="24"/>
            <w:szCs w:val="24"/>
            <w:lang w:eastAsia="en-GB"/>
          </w:rPr>
          <w:t>d be beneficial to use better validation tactics to make the site more suited to all end-users’ needs.</w:t>
        </w:r>
      </w:ins>
    </w:p>
    <w:moveToRangeEnd w:id="68"/>
    <w:p w:rsidR="001E009D" w:rsidRDefault="001E009D" w:rsidP="004F0E8D">
      <w:pPr>
        <w:spacing w:before="100" w:beforeAutospacing="1" w:after="100" w:afterAutospacing="1" w:line="240" w:lineRule="auto"/>
        <w:rPr>
          <w:ins w:id="124" w:author="Ann-Marie Lartey" w:date="2023-05-14T08:04:00Z"/>
          <w:rFonts w:eastAsia="Times New Roman" w:cstheme="minorHAnsi"/>
          <w:b/>
          <w:bCs/>
          <w:kern w:val="36"/>
          <w:sz w:val="48"/>
          <w:szCs w:val="48"/>
          <w:lang w:eastAsia="en-GB"/>
        </w:rPr>
        <w:pPrChange w:id="125" w:author="Ann-Marie Lartey" w:date="2023-05-14T09:23:00Z">
          <w:pPr>
            <w:spacing w:before="100" w:beforeAutospacing="1" w:after="100" w:afterAutospacing="1" w:line="240" w:lineRule="auto"/>
            <w:outlineLvl w:val="0"/>
          </w:pPr>
        </w:pPrChange>
      </w:pPr>
    </w:p>
    <w:p w:rsidR="007A51EE" w:rsidRPr="007A51EE" w:rsidDel="006B1D66" w:rsidRDefault="007A51EE" w:rsidP="007A51EE">
      <w:pPr>
        <w:spacing w:before="100" w:beforeAutospacing="1" w:after="100" w:afterAutospacing="1" w:line="240" w:lineRule="auto"/>
        <w:outlineLvl w:val="0"/>
        <w:rPr>
          <w:del w:id="126" w:author="Ann-Marie Lartey" w:date="2023-05-14T09:14:00Z"/>
          <w:rFonts w:eastAsia="Times New Roman" w:cstheme="minorHAnsi"/>
          <w:b/>
          <w:bCs/>
          <w:kern w:val="36"/>
          <w:sz w:val="48"/>
          <w:szCs w:val="48"/>
          <w:lang w:eastAsia="en-GB"/>
        </w:rPr>
      </w:pPr>
      <w:del w:id="127" w:author="Ann-Marie Lartey" w:date="2023-05-14T09:14:00Z">
        <w:r w:rsidRPr="007A51EE" w:rsidDel="006B1D66">
          <w:rPr>
            <w:rFonts w:eastAsia="Times New Roman" w:cstheme="minorHAnsi"/>
            <w:b/>
            <w:bCs/>
            <w:kern w:val="36"/>
            <w:sz w:val="48"/>
            <w:szCs w:val="48"/>
            <w:lang w:eastAsia="en-GB"/>
          </w:rPr>
          <w:delText xml:space="preserve"> implementation</w:delText>
        </w:r>
      </w:del>
    </w:p>
    <w:p w:rsidR="007A51EE" w:rsidRPr="007A51EE" w:rsidDel="006B1D66" w:rsidRDefault="007A51EE" w:rsidP="007A51EE">
      <w:pPr>
        <w:spacing w:before="100" w:beforeAutospacing="1" w:after="100" w:afterAutospacing="1" w:line="240" w:lineRule="auto"/>
        <w:rPr>
          <w:del w:id="128" w:author="Ann-Marie Lartey" w:date="2023-05-14T09:14:00Z"/>
          <w:moveFrom w:id="129" w:author="Ann-Marie Lartey" w:date="2023-05-14T08:04:00Z"/>
          <w:rFonts w:eastAsia="Times New Roman" w:cstheme="minorHAnsi"/>
          <w:sz w:val="24"/>
          <w:szCs w:val="24"/>
          <w:lang w:eastAsia="en-GB"/>
        </w:rPr>
      </w:pPr>
      <w:moveFromRangeStart w:id="130" w:author="Ann-Marie Lartey" w:date="2023-05-14T08:04:00Z" w:name="move134943885"/>
      <w:moveFrom w:id="131" w:author="Ann-Marie Lartey" w:date="2023-05-14T08:04:00Z">
        <w:del w:id="132" w:author="Ann-Marie Lartey" w:date="2023-05-14T09:14:00Z">
          <w:r w:rsidRPr="007A51EE" w:rsidDel="006B1D66">
            <w:rPr>
              <w:rFonts w:eastAsia="Times New Roman" w:cstheme="minorHAnsi"/>
              <w:sz w:val="24"/>
              <w:szCs w:val="24"/>
              <w:lang w:eastAsia="en-GB"/>
            </w:rPr>
            <w:delText>so we actually got the policy to be one singular page instead of multiple pages, aas much as bringing in multiple pages breaks up the info it was just very silly. to ease the read up instead we added icons and visuals to break up the text. plus it may be intensive on resources to have multiple pages</w:delText>
          </w:r>
        </w:del>
      </w:moveFrom>
    </w:p>
    <w:moveFromRangeEnd w:id="130"/>
    <w:p w:rsidR="00E52B76" w:rsidDel="006B1D66" w:rsidRDefault="007A51EE" w:rsidP="00BB38B6">
      <w:pPr>
        <w:spacing w:before="100" w:beforeAutospacing="1" w:after="100" w:afterAutospacing="1" w:line="240" w:lineRule="auto"/>
        <w:rPr>
          <w:del w:id="133" w:author="Ann-Marie Lartey" w:date="2023-05-14T09:14:00Z"/>
          <w:moveTo w:id="134" w:author="Ann-Marie Lartey" w:date="2023-05-14T07:46:00Z"/>
          <w:rFonts w:eastAsia="Times New Roman" w:cstheme="minorHAnsi"/>
          <w:sz w:val="24"/>
          <w:szCs w:val="24"/>
          <w:lang w:eastAsia="en-GB"/>
        </w:rPr>
      </w:pPr>
      <w:del w:id="135" w:author="Ann-Marie Lartey" w:date="2023-05-14T09:14:00Z">
        <w:r w:rsidRPr="007A51EE" w:rsidDel="006B1D66">
          <w:rPr>
            <w:rFonts w:eastAsia="Times New Roman" w:cstheme="minorHAnsi"/>
            <w:sz w:val="24"/>
            <w:szCs w:val="24"/>
            <w:lang w:eastAsia="en-GB"/>
          </w:rPr>
          <w:delText>on top of that, initially to book a service the user would need to click through the policy page before booking, rather than being taken to the booking page immediately. instead we decided to put an alert to confirm the user has read the policy before booking, and assume that they had the common sense and read the tcs and cs first.</w:delText>
        </w:r>
      </w:del>
      <w:moveToRangeStart w:id="136" w:author="Ann-Marie Lartey" w:date="2023-05-14T07:46:00Z" w:name="move134942802"/>
    </w:p>
    <w:p w:rsidR="00BB38B6" w:rsidDel="006B1D66" w:rsidRDefault="00BB38B6" w:rsidP="00BB38B6">
      <w:pPr>
        <w:spacing w:before="100" w:beforeAutospacing="1" w:after="100" w:afterAutospacing="1" w:line="240" w:lineRule="auto"/>
        <w:rPr>
          <w:del w:id="137" w:author="Ann-Marie Lartey" w:date="2023-05-14T09:14:00Z"/>
          <w:moveTo w:id="138" w:author="Ann-Marie Lartey" w:date="2023-05-14T07:46:00Z"/>
          <w:rFonts w:eastAsia="Times New Roman" w:cstheme="minorHAnsi"/>
          <w:sz w:val="24"/>
          <w:szCs w:val="24"/>
          <w:lang w:eastAsia="en-GB"/>
        </w:rPr>
      </w:pPr>
      <w:moveTo w:id="139" w:author="Ann-Marie Lartey" w:date="2023-05-14T07:46:00Z">
        <w:del w:id="140" w:author="Ann-Marie Lartey" w:date="2023-05-14T09:14:00Z">
          <w:r w:rsidRPr="007A51EE" w:rsidDel="006B1D66">
            <w:rPr>
              <w:rFonts w:eastAsia="Times New Roman" w:cstheme="minorHAnsi"/>
              <w:sz w:val="24"/>
              <w:szCs w:val="24"/>
              <w:lang w:eastAsia="en-GB"/>
            </w:rPr>
            <w:delText>did i mentiion you can actually book here?</w:delText>
          </w:r>
        </w:del>
      </w:moveTo>
    </w:p>
    <w:p w:rsidR="00BB38B6" w:rsidDel="006B1D66" w:rsidRDefault="00BB38B6" w:rsidP="00BB38B6">
      <w:pPr>
        <w:spacing w:before="100" w:beforeAutospacing="1" w:after="100" w:afterAutospacing="1" w:line="240" w:lineRule="auto"/>
        <w:rPr>
          <w:del w:id="141" w:author="Ann-Marie Lartey" w:date="2023-05-14T09:14:00Z"/>
          <w:moveTo w:id="142" w:author="Ann-Marie Lartey" w:date="2023-05-14T07:46:00Z"/>
          <w:rFonts w:eastAsia="Times New Roman" w:cstheme="minorHAnsi"/>
          <w:sz w:val="24"/>
          <w:szCs w:val="24"/>
          <w:lang w:eastAsia="en-GB"/>
        </w:rPr>
      </w:pPr>
      <w:moveTo w:id="143" w:author="Ann-Marie Lartey" w:date="2023-05-14T07:46:00Z">
        <w:del w:id="144" w:author="Ann-Marie Lartey" w:date="2023-05-14T09:14:00Z">
          <w:r w:rsidDel="006B1D66">
            <w:rPr>
              <w:rFonts w:eastAsia="Times New Roman" w:cstheme="minorHAnsi"/>
              <w:sz w:val="24"/>
              <w:szCs w:val="24"/>
              <w:lang w:eastAsia="en-GB"/>
            </w:rPr>
            <w:delText>Put in a carousel for dnamics and cuteness, made the image contracts nice for aesthetics and designed with mobile in mind</w:delText>
          </w:r>
        </w:del>
      </w:moveTo>
    </w:p>
    <w:p w:rsidR="00BB38B6" w:rsidDel="006B1D66" w:rsidRDefault="00BB38B6" w:rsidP="00BB38B6">
      <w:pPr>
        <w:spacing w:before="100" w:beforeAutospacing="1" w:after="100" w:afterAutospacing="1" w:line="240" w:lineRule="auto"/>
        <w:rPr>
          <w:del w:id="145" w:author="Ann-Marie Lartey" w:date="2023-05-14T09:14:00Z"/>
          <w:moveTo w:id="146" w:author="Ann-Marie Lartey" w:date="2023-05-14T07:46:00Z"/>
          <w:rFonts w:eastAsia="Times New Roman" w:cstheme="minorHAnsi"/>
          <w:sz w:val="24"/>
          <w:szCs w:val="24"/>
          <w:lang w:eastAsia="en-GB"/>
        </w:rPr>
      </w:pPr>
      <w:moveTo w:id="147" w:author="Ann-Marie Lartey" w:date="2023-05-14T07:46:00Z">
        <w:del w:id="148" w:author="Ann-Marie Lartey" w:date="2023-05-14T09:14:00Z">
          <w:r w:rsidDel="006B1D66">
            <w:rPr>
              <w:rFonts w:eastAsia="Times New Roman" w:cstheme="minorHAnsi"/>
              <w:sz w:val="24"/>
              <w:szCs w:val="24"/>
              <w:lang w:eastAsia="en-GB"/>
            </w:rPr>
            <w:delText>Colour scheme a scheming</w:delText>
          </w:r>
        </w:del>
      </w:moveTo>
    </w:p>
    <w:p w:rsidR="00BB38B6" w:rsidDel="006B1D66" w:rsidRDefault="00BB38B6" w:rsidP="00BB38B6">
      <w:pPr>
        <w:spacing w:before="100" w:beforeAutospacing="1" w:after="100" w:afterAutospacing="1" w:line="240" w:lineRule="auto"/>
        <w:rPr>
          <w:del w:id="149" w:author="Ann-Marie Lartey" w:date="2023-05-14T09:14:00Z"/>
          <w:moveTo w:id="150" w:author="Ann-Marie Lartey" w:date="2023-05-14T07:46:00Z"/>
          <w:rFonts w:eastAsia="Times New Roman" w:cstheme="minorHAnsi"/>
          <w:sz w:val="24"/>
          <w:szCs w:val="24"/>
          <w:lang w:eastAsia="en-GB"/>
        </w:rPr>
      </w:pPr>
      <w:moveTo w:id="151" w:author="Ann-Marie Lartey" w:date="2023-05-14T07:46:00Z">
        <w:del w:id="152" w:author="Ann-Marie Lartey" w:date="2023-05-14T09:14:00Z">
          <w:r w:rsidDel="006B1D66">
            <w:rPr>
              <w:rFonts w:eastAsia="Times New Roman" w:cstheme="minorHAnsi"/>
              <w:sz w:val="24"/>
              <w:szCs w:val="24"/>
              <w:lang w:eastAsia="en-GB"/>
            </w:rPr>
            <w:delText>Bootstrap played out so the layout is good fir phone</w:delText>
          </w:r>
        </w:del>
      </w:moveTo>
    </w:p>
    <w:p w:rsidR="00BB38B6" w:rsidDel="006B1D66" w:rsidRDefault="00BB38B6" w:rsidP="00BB38B6">
      <w:pPr>
        <w:spacing w:before="100" w:beforeAutospacing="1" w:after="100" w:afterAutospacing="1" w:line="240" w:lineRule="auto"/>
        <w:rPr>
          <w:del w:id="153" w:author="Ann-Marie Lartey" w:date="2023-05-14T09:14:00Z"/>
          <w:moveTo w:id="154" w:author="Ann-Marie Lartey" w:date="2023-05-14T07:46:00Z"/>
          <w:rFonts w:eastAsia="Times New Roman" w:cstheme="minorHAnsi"/>
          <w:sz w:val="24"/>
          <w:szCs w:val="24"/>
          <w:lang w:eastAsia="en-GB"/>
        </w:rPr>
      </w:pPr>
      <w:moveTo w:id="155" w:author="Ann-Marie Lartey" w:date="2023-05-14T07:46:00Z">
        <w:del w:id="156" w:author="Ann-Marie Lartey" w:date="2023-05-14T09:14:00Z">
          <w:r w:rsidDel="006B1D66">
            <w:rPr>
              <w:rFonts w:eastAsia="Times New Roman" w:cstheme="minorHAnsi"/>
              <w:sz w:val="24"/>
              <w:szCs w:val="24"/>
              <w:lang w:eastAsia="en-GB"/>
            </w:rPr>
            <w:delText>Just a bit inconsistent that’s all</w:delText>
          </w:r>
        </w:del>
      </w:moveTo>
    </w:p>
    <w:p w:rsidR="00BB38B6" w:rsidRPr="007A51EE" w:rsidDel="006B1D66" w:rsidRDefault="00BB38B6" w:rsidP="00BB38B6">
      <w:pPr>
        <w:spacing w:before="100" w:beforeAutospacing="1" w:after="100" w:afterAutospacing="1" w:line="240" w:lineRule="auto"/>
        <w:rPr>
          <w:del w:id="157" w:author="Ann-Marie Lartey" w:date="2023-05-14T09:14:00Z"/>
          <w:moveTo w:id="158" w:author="Ann-Marie Lartey" w:date="2023-05-14T07:46:00Z"/>
          <w:rFonts w:eastAsia="Times New Roman" w:cstheme="minorHAnsi"/>
          <w:sz w:val="24"/>
          <w:szCs w:val="24"/>
          <w:lang w:eastAsia="en-GB"/>
        </w:rPr>
      </w:pPr>
      <w:moveTo w:id="159" w:author="Ann-Marie Lartey" w:date="2023-05-14T07:46:00Z">
        <w:del w:id="160" w:author="Ann-Marie Lartey" w:date="2023-05-14T09:14:00Z">
          <w:r w:rsidDel="006B1D66">
            <w:rPr>
              <w:rFonts w:eastAsia="Times New Roman" w:cstheme="minorHAnsi"/>
              <w:sz w:val="24"/>
              <w:szCs w:val="24"/>
              <w:lang w:eastAsia="en-GB"/>
            </w:rPr>
            <w:delText>Ran a check with all my pages and they’e valid</w:delText>
          </w:r>
        </w:del>
      </w:moveTo>
    </w:p>
    <w:moveToRangeEnd w:id="136"/>
    <w:p w:rsidR="007A51EE" w:rsidRPr="007A51EE" w:rsidDel="00BB38B6" w:rsidRDefault="007A51EE" w:rsidP="007A51EE">
      <w:pPr>
        <w:spacing w:before="100" w:beforeAutospacing="1" w:after="100" w:afterAutospacing="1" w:line="240" w:lineRule="auto"/>
        <w:rPr>
          <w:del w:id="161" w:author="Ann-Marie Lartey" w:date="2023-05-14T07:46:00Z"/>
          <w:rFonts w:eastAsia="Times New Roman" w:cstheme="minorHAnsi"/>
          <w:sz w:val="24"/>
          <w:szCs w:val="24"/>
          <w:lang w:eastAsia="en-GB"/>
        </w:rPr>
      </w:pPr>
    </w:p>
    <w:p w:rsidR="007A51EE" w:rsidRPr="007A51EE" w:rsidDel="006B1D66" w:rsidRDefault="007A51EE" w:rsidP="007A51EE">
      <w:pPr>
        <w:spacing w:before="100" w:beforeAutospacing="1" w:after="100" w:afterAutospacing="1" w:line="240" w:lineRule="auto"/>
        <w:outlineLvl w:val="2"/>
        <w:rPr>
          <w:del w:id="162" w:author="Ann-Marie Lartey" w:date="2023-05-14T09:14:00Z"/>
          <w:rFonts w:eastAsia="Times New Roman" w:cstheme="minorHAnsi"/>
          <w:b/>
          <w:bCs/>
          <w:sz w:val="27"/>
          <w:szCs w:val="27"/>
          <w:lang w:eastAsia="en-GB"/>
        </w:rPr>
      </w:pPr>
      <w:del w:id="163" w:author="Ann-Marie Lartey" w:date="2023-05-14T07:46:00Z">
        <w:r w:rsidRPr="007A51EE" w:rsidDel="00BB38B6">
          <w:rPr>
            <w:rFonts w:eastAsia="Times New Roman" w:cstheme="minorHAnsi"/>
            <w:b/>
            <w:bCs/>
            <w:sz w:val="27"/>
            <w:szCs w:val="27"/>
            <w:lang w:eastAsia="en-GB"/>
          </w:rPr>
          <w:delText xml:space="preserve">oooh make an alert for the page to ask, and if they say yes then proceed to booking….because then the user is not confused and it </w:delText>
        </w:r>
      </w:del>
      <w:del w:id="164" w:author="Ann-Marie Lartey" w:date="2023-05-14T09:14:00Z">
        <w:r w:rsidRPr="007A51EE" w:rsidDel="006B1D66">
          <w:rPr>
            <w:rFonts w:eastAsia="Times New Roman" w:cstheme="minorHAnsi"/>
            <w:b/>
            <w:bCs/>
            <w:sz w:val="27"/>
            <w:szCs w:val="27"/>
            <w:lang w:eastAsia="en-GB"/>
          </w:rPr>
          <w:delText>doesnt seem like a mistake</w:delText>
        </w:r>
      </w:del>
    </w:p>
    <w:p w:rsidR="007A51EE" w:rsidRPr="007A51EE" w:rsidDel="006B1D66" w:rsidRDefault="007A51EE" w:rsidP="007A51EE">
      <w:pPr>
        <w:spacing w:before="100" w:beforeAutospacing="1" w:after="100" w:afterAutospacing="1" w:line="240" w:lineRule="auto"/>
        <w:rPr>
          <w:del w:id="165" w:author="Ann-Marie Lartey" w:date="2023-05-14T09:14:00Z"/>
          <w:rFonts w:eastAsia="Times New Roman" w:cstheme="minorHAnsi"/>
          <w:sz w:val="24"/>
          <w:szCs w:val="24"/>
          <w:lang w:eastAsia="en-GB"/>
        </w:rPr>
      </w:pPr>
      <w:del w:id="166" w:author="Ann-Marie Lartey" w:date="2023-05-14T09:14:00Z">
        <w:r w:rsidRPr="007A51EE" w:rsidDel="006B1D66">
          <w:rPr>
            <w:rFonts w:eastAsia="Times New Roman" w:cstheme="minorHAnsi"/>
            <w:sz w:val="24"/>
            <w:szCs w:val="24"/>
            <w:lang w:eastAsia="en-GB"/>
          </w:rPr>
          <w:delText>id also implemented JS to turn the services into objects to make easy to determine the object values.</w:delText>
        </w:r>
      </w:del>
    </w:p>
    <w:p w:rsidR="007A51EE" w:rsidRPr="007A51EE" w:rsidDel="006B1D66" w:rsidRDefault="007A51EE" w:rsidP="007A51EE">
      <w:pPr>
        <w:spacing w:before="100" w:beforeAutospacing="1" w:after="100" w:afterAutospacing="1" w:line="240" w:lineRule="auto"/>
        <w:rPr>
          <w:del w:id="167" w:author="Ann-Marie Lartey" w:date="2023-05-14T09:14:00Z"/>
          <w:rFonts w:eastAsia="Times New Roman" w:cstheme="minorHAnsi"/>
          <w:sz w:val="24"/>
          <w:szCs w:val="24"/>
          <w:lang w:eastAsia="en-GB"/>
        </w:rPr>
      </w:pPr>
      <w:del w:id="168" w:author="Ann-Marie Lartey" w:date="2023-05-14T09:14:00Z">
        <w:r w:rsidRPr="007A51EE" w:rsidDel="006B1D66">
          <w:rPr>
            <w:rFonts w:eastAsia="Times New Roman" w:cstheme="minorHAnsi"/>
            <w:sz w:val="24"/>
            <w:szCs w:val="24"/>
            <w:lang w:eastAsia="en-GB"/>
          </w:rPr>
          <w:delText>instead of the manicure pedicure removale ser we have hands feet and combos. removals can be found under their respective hands or feet section. this is good because manicures will not just be gel, and users get to actually select which service they want instead of sayign “pedicure” and calling it a day.</w:delText>
        </w:r>
      </w:del>
    </w:p>
    <w:p w:rsidR="007A51EE" w:rsidRPr="007A51EE" w:rsidDel="006B1D66" w:rsidRDefault="007A51EE" w:rsidP="007A51EE">
      <w:pPr>
        <w:spacing w:before="100" w:beforeAutospacing="1" w:after="100" w:afterAutospacing="1" w:line="240" w:lineRule="auto"/>
        <w:rPr>
          <w:del w:id="169" w:author="Ann-Marie Lartey" w:date="2023-05-14T09:14:00Z"/>
          <w:rFonts w:eastAsia="Times New Roman" w:cstheme="minorHAnsi"/>
          <w:sz w:val="24"/>
          <w:szCs w:val="24"/>
          <w:lang w:eastAsia="en-GB"/>
        </w:rPr>
      </w:pPr>
      <w:del w:id="170" w:author="Ann-Marie Lartey" w:date="2023-05-14T09:14:00Z">
        <w:r w:rsidRPr="007A51EE" w:rsidDel="006B1D66">
          <w:rPr>
            <w:rFonts w:eastAsia="Times New Roman" w:cstheme="minorHAnsi"/>
            <w:sz w:val="24"/>
            <w:szCs w:val="24"/>
            <w:lang w:eastAsia="en-GB"/>
          </w:rPr>
          <w:delText>oh also the booking section actually works? it’s not just under construction, very cute and effective so the sole functionality of the site is actually put in. however, it would have been nice to have a set of videos/ a playlist for users to look at if ever the booking section fails.</w:delText>
        </w:r>
      </w:del>
    </w:p>
    <w:p w:rsidR="006B1D66" w:rsidRPr="007A51EE" w:rsidRDefault="006B1D66" w:rsidP="007A51EE">
      <w:pPr>
        <w:spacing w:before="100" w:beforeAutospacing="1" w:after="100" w:afterAutospacing="1" w:line="240" w:lineRule="auto"/>
        <w:outlineLvl w:val="0"/>
        <w:rPr>
          <w:rFonts w:eastAsia="Times New Roman" w:cstheme="minorHAnsi"/>
          <w:b/>
          <w:bCs/>
          <w:kern w:val="36"/>
          <w:sz w:val="48"/>
          <w:szCs w:val="48"/>
          <w:lang w:eastAsia="en-GB"/>
        </w:rPr>
      </w:pPr>
      <w:ins w:id="171" w:author="Ann-Marie Lartey" w:date="2023-05-14T09:14:00Z">
        <w:r>
          <w:rPr>
            <w:rFonts w:eastAsia="Times New Roman" w:cstheme="minorHAnsi"/>
            <w:b/>
            <w:bCs/>
            <w:kern w:val="36"/>
            <w:sz w:val="48"/>
            <w:szCs w:val="48"/>
            <w:lang w:eastAsia="en-GB"/>
          </w:rPr>
          <w:t>R</w:t>
        </w:r>
      </w:ins>
      <w:del w:id="172" w:author="Ann-Marie Lartey" w:date="2023-05-14T09:14:00Z">
        <w:r w:rsidR="007A51EE" w:rsidRPr="007A51EE" w:rsidDel="006B1D66">
          <w:rPr>
            <w:rFonts w:eastAsia="Times New Roman" w:cstheme="minorHAnsi"/>
            <w:b/>
            <w:bCs/>
            <w:kern w:val="36"/>
            <w:sz w:val="48"/>
            <w:szCs w:val="48"/>
            <w:lang w:eastAsia="en-GB"/>
          </w:rPr>
          <w:delText>r</w:delText>
        </w:r>
      </w:del>
      <w:r w:rsidR="007A51EE" w:rsidRPr="007A51EE">
        <w:rPr>
          <w:rFonts w:eastAsia="Times New Roman" w:cstheme="minorHAnsi"/>
          <w:b/>
          <w:bCs/>
          <w:kern w:val="36"/>
          <w:sz w:val="48"/>
          <w:szCs w:val="48"/>
          <w:lang w:eastAsia="en-GB"/>
        </w:rPr>
        <w:t xml:space="preserve">esponsive </w:t>
      </w:r>
      <w:del w:id="173" w:author="Ann-Marie Lartey" w:date="2023-05-14T09:14:00Z">
        <w:r w:rsidR="007A51EE" w:rsidRPr="007A51EE" w:rsidDel="006B1D66">
          <w:rPr>
            <w:rFonts w:eastAsia="Times New Roman" w:cstheme="minorHAnsi"/>
            <w:b/>
            <w:bCs/>
            <w:kern w:val="36"/>
            <w:sz w:val="48"/>
            <w:szCs w:val="48"/>
            <w:lang w:eastAsia="en-GB"/>
          </w:rPr>
          <w:delText>and how is it tested</w:delText>
        </w:r>
      </w:del>
      <w:ins w:id="174" w:author="Ann-Marie Lartey" w:date="2023-05-14T09:14:00Z">
        <w:r>
          <w:rPr>
            <w:rFonts w:eastAsia="Times New Roman" w:cstheme="minorHAnsi"/>
            <w:b/>
            <w:bCs/>
            <w:kern w:val="36"/>
            <w:sz w:val="48"/>
            <w:szCs w:val="48"/>
            <w:lang w:eastAsia="en-GB"/>
          </w:rPr>
          <w:t>and Accessibility testing</w:t>
        </w:r>
      </w:ins>
    </w:p>
    <w:p w:rsidR="006B1D66" w:rsidRDefault="004F0E8D" w:rsidP="007A51EE">
      <w:pPr>
        <w:spacing w:before="100" w:beforeAutospacing="1" w:after="100" w:afterAutospacing="1" w:line="240" w:lineRule="auto"/>
        <w:rPr>
          <w:ins w:id="175" w:author="Ann-Marie Lartey" w:date="2023-05-14T09:18:00Z"/>
          <w:rFonts w:eastAsia="Times New Roman" w:cstheme="minorHAnsi"/>
          <w:sz w:val="24"/>
          <w:szCs w:val="24"/>
          <w:lang w:eastAsia="en-GB"/>
        </w:rPr>
      </w:pPr>
      <w:ins w:id="176" w:author="Ann-Marie Lartey" w:date="2023-05-14T09:23:00Z">
        <w:r>
          <w:rPr>
            <w:rFonts w:eastAsia="Times New Roman" w:cstheme="minorHAnsi"/>
            <w:sz w:val="24"/>
            <w:szCs w:val="24"/>
            <w:lang w:eastAsia="en-GB"/>
          </w:rPr>
          <w:t>I</w:t>
        </w:r>
      </w:ins>
      <w:del w:id="177" w:author="Ann-Marie Lartey" w:date="2023-05-14T09:23:00Z">
        <w:r w:rsidR="007A51EE" w:rsidRPr="007A51EE" w:rsidDel="004F0E8D">
          <w:rPr>
            <w:rFonts w:eastAsia="Times New Roman" w:cstheme="minorHAnsi"/>
            <w:sz w:val="24"/>
            <w:szCs w:val="24"/>
            <w:lang w:eastAsia="en-GB"/>
          </w:rPr>
          <w:delText>i</w:delText>
        </w:r>
      </w:del>
      <w:r w:rsidR="007A51EE" w:rsidRPr="007A51EE">
        <w:rPr>
          <w:rFonts w:eastAsia="Times New Roman" w:cstheme="minorHAnsi"/>
          <w:sz w:val="24"/>
          <w:szCs w:val="24"/>
          <w:lang w:eastAsia="en-GB"/>
        </w:rPr>
        <w:t>nitially this website was designed only considering one size of screen</w:t>
      </w:r>
      <w:ins w:id="178" w:author="Ann-Marie Lartey" w:date="2023-05-14T09:14:00Z">
        <w:r w:rsidR="006B1D66">
          <w:rPr>
            <w:rFonts w:eastAsia="Times New Roman" w:cstheme="minorHAnsi"/>
            <w:sz w:val="24"/>
            <w:szCs w:val="24"/>
            <w:lang w:eastAsia="en-GB"/>
          </w:rPr>
          <w:t xml:space="preserve"> type</w:t>
        </w:r>
      </w:ins>
      <w:r w:rsidR="007A51EE" w:rsidRPr="007A51EE">
        <w:rPr>
          <w:rFonts w:eastAsia="Times New Roman" w:cstheme="minorHAnsi"/>
          <w:sz w:val="24"/>
          <w:szCs w:val="24"/>
          <w:lang w:eastAsia="en-GB"/>
        </w:rPr>
        <w:t xml:space="preserve">. </w:t>
      </w:r>
      <w:ins w:id="179" w:author="Ann-Marie Lartey" w:date="2023-05-14T09:14:00Z">
        <w:r w:rsidR="006B1D66">
          <w:rPr>
            <w:rFonts w:eastAsia="Times New Roman" w:cstheme="minorHAnsi"/>
            <w:sz w:val="24"/>
            <w:szCs w:val="24"/>
            <w:lang w:eastAsia="en-GB"/>
          </w:rPr>
          <w:t>I</w:t>
        </w:r>
      </w:ins>
      <w:del w:id="180" w:author="Ann-Marie Lartey" w:date="2023-05-14T09:14:00Z">
        <w:r w:rsidR="007A51EE" w:rsidRPr="007A51EE" w:rsidDel="006B1D66">
          <w:rPr>
            <w:rFonts w:eastAsia="Times New Roman" w:cstheme="minorHAnsi"/>
            <w:sz w:val="24"/>
            <w:szCs w:val="24"/>
            <w:lang w:eastAsia="en-GB"/>
          </w:rPr>
          <w:delText>i</w:delText>
        </w:r>
      </w:del>
      <w:r w:rsidR="007A51EE" w:rsidRPr="007A51EE">
        <w:rPr>
          <w:rFonts w:eastAsia="Times New Roman" w:cstheme="minorHAnsi"/>
          <w:sz w:val="24"/>
          <w:szCs w:val="24"/>
          <w:lang w:eastAsia="en-GB"/>
        </w:rPr>
        <w:t xml:space="preserve"> went back and redesigned it with consideration for phone users</w:t>
      </w:r>
      <w:ins w:id="181" w:author="Ann-Marie Lartey" w:date="2023-05-14T09:15:00Z">
        <w:r w:rsidR="006B1D66">
          <w:rPr>
            <w:rFonts w:eastAsia="Times New Roman" w:cstheme="minorHAnsi"/>
            <w:sz w:val="24"/>
            <w:szCs w:val="24"/>
            <w:lang w:eastAsia="en-GB"/>
          </w:rPr>
          <w:t xml:space="preserve">, using Google Dev tools </w:t>
        </w:r>
      </w:ins>
      <w:ins w:id="182" w:author="Ann-Marie Lartey" w:date="2023-05-14T09:16:00Z">
        <w:r w:rsidR="006B1D66">
          <w:rPr>
            <w:rFonts w:eastAsia="Times New Roman" w:cstheme="minorHAnsi"/>
            <w:sz w:val="24"/>
            <w:szCs w:val="24"/>
            <w:lang w:eastAsia="en-GB"/>
          </w:rPr>
          <w:t>for testing</w:t>
        </w:r>
      </w:ins>
      <w:r w:rsidR="007A51EE" w:rsidRPr="007A51EE">
        <w:rPr>
          <w:rFonts w:eastAsia="Times New Roman" w:cstheme="minorHAnsi"/>
          <w:sz w:val="24"/>
          <w:szCs w:val="24"/>
          <w:lang w:eastAsia="en-GB"/>
        </w:rPr>
        <w:t>.</w:t>
      </w:r>
      <w:ins w:id="183" w:author="Ann-Marie Lartey" w:date="2023-05-14T09:16:00Z">
        <w:r w:rsidR="006B1D66">
          <w:rPr>
            <w:rFonts w:eastAsia="Times New Roman" w:cstheme="minorHAnsi"/>
            <w:sz w:val="24"/>
            <w:szCs w:val="24"/>
            <w:lang w:eastAsia="en-GB"/>
          </w:rPr>
          <w:t xml:space="preserve"> Most responsive layout was applied using Bootstrap breakpoints, however for the navigation bar styli</w:t>
        </w:r>
      </w:ins>
      <w:ins w:id="184" w:author="Ann-Marie Lartey" w:date="2023-05-14T09:17:00Z">
        <w:r w:rsidR="006B1D66">
          <w:rPr>
            <w:rFonts w:eastAsia="Times New Roman" w:cstheme="minorHAnsi"/>
            <w:sz w:val="24"/>
            <w:szCs w:val="24"/>
            <w:lang w:eastAsia="en-GB"/>
          </w:rPr>
          <w:t>ng a media query was included stating that when the screen becomes wider than 768px the</w:t>
        </w:r>
      </w:ins>
      <w:ins w:id="185" w:author="Ann-Marie Lartey" w:date="2023-05-14T09:18:00Z">
        <w:r w:rsidR="006B1D66">
          <w:rPr>
            <w:rFonts w:eastAsia="Times New Roman" w:cstheme="minorHAnsi"/>
            <w:sz w:val="24"/>
            <w:szCs w:val="24"/>
            <w:lang w:eastAsia="en-GB"/>
          </w:rPr>
          <w:t xml:space="preserve"> navigation bar should be white with orange text. Outside of these conditions the navigation is collapsible with white text.</w:t>
        </w:r>
      </w:ins>
    </w:p>
    <w:p w:rsidR="006B1D66" w:rsidRDefault="006B1D66" w:rsidP="007A51EE">
      <w:pPr>
        <w:spacing w:before="100" w:beforeAutospacing="1" w:after="100" w:afterAutospacing="1" w:line="240" w:lineRule="auto"/>
        <w:rPr>
          <w:ins w:id="186" w:author="Ann-Marie Lartey" w:date="2023-05-14T09:16:00Z"/>
          <w:rFonts w:eastAsia="Times New Roman" w:cstheme="minorHAnsi"/>
          <w:sz w:val="24"/>
          <w:szCs w:val="24"/>
          <w:lang w:eastAsia="en-GB"/>
        </w:rPr>
      </w:pPr>
      <w:ins w:id="187" w:author="Ann-Marie Lartey" w:date="2023-05-14T09:18:00Z">
        <w:r>
          <w:rPr>
            <w:rFonts w:eastAsia="Times New Roman" w:cstheme="minorHAnsi"/>
            <w:sz w:val="24"/>
            <w:szCs w:val="24"/>
            <w:lang w:eastAsia="en-GB"/>
          </w:rPr>
          <w:t>To test f</w:t>
        </w:r>
      </w:ins>
      <w:ins w:id="188" w:author="Ann-Marie Lartey" w:date="2023-05-14T09:19:00Z">
        <w:r>
          <w:rPr>
            <w:rFonts w:eastAsia="Times New Roman" w:cstheme="minorHAnsi"/>
            <w:sz w:val="24"/>
            <w:szCs w:val="24"/>
            <w:lang w:eastAsia="en-GB"/>
          </w:rPr>
          <w:t xml:space="preserve">or validation I used the w3c validation service, inputting all my </w:t>
        </w:r>
        <w:r w:rsidR="0058165F">
          <w:rPr>
            <w:rFonts w:eastAsia="Times New Roman" w:cstheme="minorHAnsi"/>
            <w:sz w:val="24"/>
            <w:szCs w:val="24"/>
            <w:lang w:eastAsia="en-GB"/>
          </w:rPr>
          <w:t xml:space="preserve">HTML </w:t>
        </w:r>
        <w:r>
          <w:rPr>
            <w:rFonts w:eastAsia="Times New Roman" w:cstheme="minorHAnsi"/>
            <w:sz w:val="24"/>
            <w:szCs w:val="24"/>
            <w:lang w:eastAsia="en-GB"/>
          </w:rPr>
          <w:t xml:space="preserve">and </w:t>
        </w:r>
        <w:r w:rsidR="0058165F">
          <w:rPr>
            <w:rFonts w:eastAsia="Times New Roman" w:cstheme="minorHAnsi"/>
            <w:sz w:val="24"/>
            <w:szCs w:val="24"/>
            <w:lang w:eastAsia="en-GB"/>
          </w:rPr>
          <w:t xml:space="preserve">CSS </w:t>
        </w:r>
        <w:r>
          <w:rPr>
            <w:rFonts w:eastAsia="Times New Roman" w:cstheme="minorHAnsi"/>
            <w:sz w:val="24"/>
            <w:szCs w:val="24"/>
            <w:lang w:eastAsia="en-GB"/>
          </w:rPr>
          <w:t>pages</w:t>
        </w:r>
      </w:ins>
      <w:ins w:id="189" w:author="Ann-Marie Lartey" w:date="2023-05-14T09:20:00Z">
        <w:r>
          <w:rPr>
            <w:rFonts w:eastAsia="Times New Roman" w:cstheme="minorHAnsi"/>
            <w:sz w:val="24"/>
            <w:szCs w:val="24"/>
            <w:lang w:eastAsia="en-GB"/>
          </w:rPr>
          <w:t xml:space="preserve"> into the checker. They all came out valid with zero errors</w:t>
        </w:r>
      </w:ins>
      <w:ins w:id="190" w:author="Ann-Marie Lartey" w:date="2023-05-14T09:21:00Z">
        <w:r>
          <w:rPr>
            <w:rFonts w:eastAsia="Times New Roman" w:cstheme="minorHAnsi"/>
            <w:sz w:val="24"/>
            <w:szCs w:val="24"/>
            <w:lang w:eastAsia="en-GB"/>
          </w:rPr>
          <w:t xml:space="preserve">, </w:t>
        </w:r>
      </w:ins>
      <w:ins w:id="191" w:author="Ann-Marie Lartey" w:date="2023-05-14T09:24:00Z">
        <w:r w:rsidR="0058165F">
          <w:rPr>
            <w:rFonts w:eastAsia="Times New Roman" w:cstheme="minorHAnsi"/>
            <w:sz w:val="24"/>
            <w:szCs w:val="24"/>
            <w:lang w:eastAsia="en-GB"/>
          </w:rPr>
          <w:t>meaning that my pages should all validate. I also used the web a</w:t>
        </w:r>
      </w:ins>
      <w:ins w:id="192" w:author="Ann-Marie Lartey" w:date="2023-05-14T09:25:00Z">
        <w:r w:rsidR="0058165F">
          <w:rPr>
            <w:rFonts w:eastAsia="Times New Roman" w:cstheme="minorHAnsi"/>
            <w:sz w:val="24"/>
            <w:szCs w:val="24"/>
            <w:lang w:eastAsia="en-GB"/>
          </w:rPr>
          <w:t xml:space="preserve">ccessibility evaluation tool to check the WCAG level on my pages. The one </w:t>
        </w:r>
      </w:ins>
      <w:ins w:id="193" w:author="Ann-Marie Lartey" w:date="2023-05-14T09:27:00Z">
        <w:r w:rsidR="0058165F">
          <w:rPr>
            <w:rFonts w:eastAsia="Times New Roman" w:cstheme="minorHAnsi"/>
            <w:sz w:val="24"/>
            <w:szCs w:val="24"/>
            <w:lang w:eastAsia="en-GB"/>
          </w:rPr>
          <w:t xml:space="preserve">consistent </w:t>
        </w:r>
      </w:ins>
      <w:ins w:id="194" w:author="Ann-Marie Lartey" w:date="2023-05-14T09:25:00Z">
        <w:r w:rsidR="0058165F">
          <w:rPr>
            <w:rFonts w:eastAsia="Times New Roman" w:cstheme="minorHAnsi"/>
            <w:sz w:val="24"/>
            <w:szCs w:val="24"/>
            <w:lang w:eastAsia="en-GB"/>
          </w:rPr>
          <w:t xml:space="preserve">error in my code was that I had an </w:t>
        </w:r>
      </w:ins>
      <w:ins w:id="195" w:author="Ann-Marie Lartey" w:date="2023-05-14T09:26:00Z">
        <w:r w:rsidR="0058165F">
          <w:rPr>
            <w:rFonts w:eastAsia="Times New Roman" w:cstheme="minorHAnsi"/>
            <w:sz w:val="24"/>
            <w:szCs w:val="24"/>
            <w:lang w:eastAsia="en-GB"/>
          </w:rPr>
          <w:t>“</w:t>
        </w:r>
      </w:ins>
      <w:ins w:id="196" w:author="Ann-Marie Lartey" w:date="2023-05-14T09:25:00Z">
        <w:r w:rsidR="0058165F">
          <w:rPr>
            <w:rFonts w:eastAsia="Times New Roman" w:cstheme="minorHAnsi"/>
            <w:sz w:val="24"/>
            <w:szCs w:val="24"/>
            <w:lang w:eastAsia="en-GB"/>
          </w:rPr>
          <w:t>invisible”</w:t>
        </w:r>
      </w:ins>
      <w:ins w:id="197" w:author="Ann-Marie Lartey" w:date="2023-05-14T09:24:00Z">
        <w:r w:rsidR="0058165F">
          <w:rPr>
            <w:rFonts w:eastAsia="Times New Roman" w:cstheme="minorHAnsi"/>
            <w:sz w:val="24"/>
            <w:szCs w:val="24"/>
            <w:lang w:eastAsia="en-GB"/>
          </w:rPr>
          <w:t xml:space="preserve"> </w:t>
        </w:r>
      </w:ins>
      <w:ins w:id="198" w:author="Ann-Marie Lartey" w:date="2023-05-14T09:26:00Z">
        <w:r w:rsidR="0058165F">
          <w:rPr>
            <w:rFonts w:eastAsia="Times New Roman" w:cstheme="minorHAnsi"/>
            <w:sz w:val="24"/>
            <w:szCs w:val="24"/>
            <w:lang w:eastAsia="en-GB"/>
          </w:rPr>
          <w:t>button for my navigation bar. However this is only invisible until the user’s screen gets small enough. As</w:t>
        </w:r>
      </w:ins>
      <w:ins w:id="199" w:author="Ann-Marie Lartey" w:date="2023-05-14T09:27:00Z">
        <w:r w:rsidR="0058165F">
          <w:rPr>
            <w:rFonts w:eastAsia="Times New Roman" w:cstheme="minorHAnsi"/>
            <w:sz w:val="24"/>
            <w:szCs w:val="24"/>
            <w:lang w:eastAsia="en-GB"/>
          </w:rPr>
          <w:t>ide from this, the colour contrast on my pages was good on all pages</w:t>
        </w:r>
      </w:ins>
      <w:ins w:id="200" w:author="Ann-Marie Lartey" w:date="2023-05-14T09:28:00Z">
        <w:r w:rsidR="0058165F">
          <w:rPr>
            <w:rFonts w:eastAsia="Times New Roman" w:cstheme="minorHAnsi"/>
            <w:sz w:val="24"/>
            <w:szCs w:val="24"/>
            <w:lang w:eastAsia="en-GB"/>
          </w:rPr>
          <w:t xml:space="preserve"> apart from the homepage. This was due to the images used in the carousel and the brown subtext used</w:t>
        </w:r>
      </w:ins>
      <w:ins w:id="201" w:author="Ann-Marie Lartey" w:date="2023-05-14T09:29:00Z">
        <w:r w:rsidR="0058165F">
          <w:rPr>
            <w:rFonts w:eastAsia="Times New Roman" w:cstheme="minorHAnsi"/>
            <w:sz w:val="24"/>
            <w:szCs w:val="24"/>
            <w:lang w:eastAsia="en-GB"/>
          </w:rPr>
          <w:t xml:space="preserve">. To improve my accessibility, I </w:t>
        </w:r>
      </w:ins>
      <w:ins w:id="202" w:author="Ann-Marie Lartey" w:date="2023-05-14T09:35:00Z">
        <w:r w:rsidR="004C6BA1">
          <w:rPr>
            <w:rFonts w:eastAsia="Times New Roman" w:cstheme="minorHAnsi"/>
            <w:sz w:val="24"/>
            <w:szCs w:val="24"/>
            <w:lang w:eastAsia="en-GB"/>
          </w:rPr>
          <w:t xml:space="preserve">could make my images more transparent or use white </w:t>
        </w:r>
      </w:ins>
      <w:ins w:id="203" w:author="Ann-Marie Lartey" w:date="2023-05-14T09:36:00Z">
        <w:r w:rsidR="004C6BA1">
          <w:rPr>
            <w:rFonts w:eastAsia="Times New Roman" w:cstheme="minorHAnsi"/>
            <w:sz w:val="24"/>
            <w:szCs w:val="24"/>
            <w:lang w:eastAsia="en-GB"/>
          </w:rPr>
          <w:t>text with a dark brown outline. This will ensure the text is readable for all, rather than it being aesthetically pleasing yet incomprehensible.</w:t>
        </w:r>
      </w:ins>
    </w:p>
    <w:p w:rsidR="000703A8" w:rsidRPr="007A51EE" w:rsidDel="004C6BA1" w:rsidRDefault="007A51EE" w:rsidP="007A51EE">
      <w:pPr>
        <w:spacing w:before="100" w:beforeAutospacing="1" w:after="100" w:afterAutospacing="1" w:line="240" w:lineRule="auto"/>
        <w:rPr>
          <w:del w:id="204" w:author="Ann-Marie Lartey" w:date="2023-05-14T09:36:00Z"/>
          <w:rFonts w:eastAsia="Times New Roman" w:cstheme="minorHAnsi"/>
          <w:sz w:val="24"/>
          <w:szCs w:val="24"/>
          <w:lang w:eastAsia="en-GB"/>
        </w:rPr>
      </w:pPr>
      <w:del w:id="205" w:author="Ann-Marie Lartey" w:date="2023-05-14T09:36:00Z">
        <w:r w:rsidRPr="007A51EE" w:rsidDel="004C6BA1">
          <w:rPr>
            <w:rFonts w:eastAsia="Times New Roman" w:cstheme="minorHAnsi"/>
            <w:sz w:val="24"/>
            <w:szCs w:val="24"/>
            <w:lang w:eastAsia="en-GB"/>
          </w:rPr>
          <w:delText xml:space="preserve"> this made it easy to scale up my designs for other device sizes using media queries</w:delText>
        </w:r>
      </w:del>
    </w:p>
    <w:p w:rsidR="007A51EE" w:rsidRPr="007A51EE" w:rsidDel="004C6BA1" w:rsidRDefault="007A51EE" w:rsidP="007A51EE">
      <w:pPr>
        <w:spacing w:before="100" w:beforeAutospacing="1" w:after="100" w:afterAutospacing="1" w:line="240" w:lineRule="auto"/>
        <w:rPr>
          <w:del w:id="206" w:author="Ann-Marie Lartey" w:date="2023-05-14T09:36:00Z"/>
          <w:rFonts w:eastAsia="Times New Roman" w:cstheme="minorHAnsi"/>
          <w:sz w:val="24"/>
          <w:szCs w:val="24"/>
          <w:lang w:eastAsia="en-GB"/>
        </w:rPr>
      </w:pPr>
      <w:del w:id="207" w:author="Ann-Marie Lartey" w:date="2023-05-14T09:36:00Z">
        <w:r w:rsidRPr="007A51EE" w:rsidDel="004C6BA1">
          <w:rPr>
            <w:rFonts w:eastAsia="Times New Roman" w:cstheme="minorHAnsi"/>
            <w:sz w:val="24"/>
            <w:szCs w:val="24"/>
            <w:lang w:eastAsia="en-GB"/>
          </w:rPr>
          <w:delText>to test this when using my website i used Google inspect to view what my website looked like for other devices - this was done in ctrl shift i and the devices thingy. as shown above</w:delText>
        </w:r>
      </w:del>
    </w:p>
    <w:p w:rsidR="007A51EE" w:rsidRPr="007A51EE" w:rsidDel="004C6BA1" w:rsidRDefault="007A51EE" w:rsidP="007A51EE">
      <w:pPr>
        <w:spacing w:before="100" w:beforeAutospacing="1" w:after="100" w:afterAutospacing="1" w:line="240" w:lineRule="auto"/>
        <w:rPr>
          <w:del w:id="208" w:author="Ann-Marie Lartey" w:date="2023-05-14T09:36:00Z"/>
          <w:rFonts w:eastAsia="Times New Roman" w:cstheme="minorHAnsi"/>
          <w:sz w:val="24"/>
          <w:szCs w:val="24"/>
          <w:lang w:eastAsia="en-GB"/>
        </w:rPr>
      </w:pPr>
      <w:del w:id="209" w:author="Ann-Marie Lartey" w:date="2023-05-14T09:36:00Z">
        <w:r w:rsidRPr="007A51EE" w:rsidDel="004C6BA1">
          <w:rPr>
            <w:rFonts w:eastAsia="Times New Roman" w:cstheme="minorHAnsi"/>
            <w:sz w:val="24"/>
            <w:szCs w:val="24"/>
            <w:lang w:eastAsia="en-GB"/>
          </w:rPr>
          <w:delText>this was the main way i designed the ting, and also because on a phone screen the nav bar cannot take up too much space i made it collapsable</w:delText>
        </w:r>
      </w:del>
    </w:p>
    <w:p w:rsidR="007A51EE" w:rsidRPr="007A51EE" w:rsidDel="004C6BA1" w:rsidRDefault="007A51EE" w:rsidP="007A51EE">
      <w:pPr>
        <w:spacing w:before="100" w:beforeAutospacing="1" w:after="100" w:afterAutospacing="1" w:line="240" w:lineRule="auto"/>
        <w:rPr>
          <w:del w:id="210" w:author="Ann-Marie Lartey" w:date="2023-05-14T09:37:00Z"/>
          <w:rFonts w:eastAsia="Times New Roman" w:cstheme="minorHAnsi"/>
          <w:sz w:val="24"/>
          <w:szCs w:val="24"/>
          <w:lang w:eastAsia="en-GB"/>
        </w:rPr>
      </w:pPr>
      <w:del w:id="211" w:author="Ann-Marie Lartey" w:date="2023-05-14T09:36:00Z">
        <w:r w:rsidRPr="007A51EE" w:rsidDel="004C6BA1">
          <w:rPr>
            <w:rFonts w:eastAsia="Times New Roman" w:cstheme="minorHAnsi"/>
            <w:sz w:val="24"/>
            <w:szCs w:val="24"/>
            <w:lang w:eastAsia="en-GB"/>
          </w:rPr>
          <w:delText xml:space="preserve">shout out to media </w:delText>
        </w:r>
      </w:del>
      <w:del w:id="212" w:author="Ann-Marie Lartey" w:date="2023-05-14T09:37:00Z">
        <w:r w:rsidRPr="007A51EE" w:rsidDel="004C6BA1">
          <w:rPr>
            <w:rFonts w:eastAsia="Times New Roman" w:cstheme="minorHAnsi"/>
            <w:sz w:val="24"/>
            <w:szCs w:val="24"/>
            <w:lang w:eastAsia="en-GB"/>
          </w:rPr>
          <w:delText>queries fr</w:delText>
        </w:r>
      </w:del>
    </w:p>
    <w:p w:rsidR="007A51EE" w:rsidDel="004C6BA1" w:rsidRDefault="00AC7FD1">
      <w:pPr>
        <w:rPr>
          <w:del w:id="213" w:author="Ann-Marie Lartey" w:date="2023-05-14T09:37:00Z"/>
          <w:rFonts w:cstheme="minorHAnsi"/>
        </w:rPr>
      </w:pPr>
      <w:del w:id="214" w:author="Ann-Marie Lartey" w:date="2023-05-14T09:37:00Z">
        <w:r w:rsidDel="004C6BA1">
          <w:rPr>
            <w:rFonts w:cstheme="minorHAnsi"/>
          </w:rPr>
          <w:delText>also used the wcag check thing</w:delText>
        </w:r>
      </w:del>
    </w:p>
    <w:p w:rsidR="00BB38B6" w:rsidDel="004C6BA1" w:rsidRDefault="00BB38B6">
      <w:pPr>
        <w:rPr>
          <w:del w:id="215" w:author="Ann-Marie Lartey" w:date="2023-05-14T09:37:00Z"/>
          <w:rFonts w:cstheme="minorHAnsi"/>
        </w:rPr>
      </w:pPr>
    </w:p>
    <w:p w:rsidR="00BB38B6" w:rsidRPr="00BB38B6" w:rsidDel="004C6BA1" w:rsidRDefault="00BB38B6" w:rsidP="00BB38B6">
      <w:pPr>
        <w:rPr>
          <w:del w:id="216" w:author="Ann-Marie Lartey" w:date="2023-05-14T09:37:00Z"/>
          <w:rFonts w:cstheme="minorHAnsi"/>
        </w:rPr>
      </w:pPr>
    </w:p>
    <w:p w:rsidR="00BB38B6" w:rsidRPr="00BB38B6" w:rsidDel="004C6BA1" w:rsidRDefault="00BB38B6" w:rsidP="00BB38B6">
      <w:pPr>
        <w:rPr>
          <w:del w:id="217" w:author="Ann-Marie Lartey" w:date="2023-05-14T09:37:00Z"/>
          <w:rFonts w:cstheme="minorHAnsi"/>
        </w:rPr>
      </w:pPr>
      <w:del w:id="218" w:author="Ann-Marie Lartey" w:date="2023-05-14T09:37:00Z">
        <w:r w:rsidRPr="00BB38B6" w:rsidDel="004C6BA1">
          <w:rPr>
            <w:rFonts w:cstheme="minorHAnsi"/>
          </w:rPr>
          <w:delText>I checked my css validated in the validator site w3 with my html too xx</w:delText>
        </w:r>
      </w:del>
    </w:p>
    <w:p w:rsidR="00BB38B6" w:rsidRPr="00BB38B6" w:rsidDel="004C6BA1" w:rsidRDefault="00BB38B6" w:rsidP="00BB38B6">
      <w:pPr>
        <w:rPr>
          <w:del w:id="219" w:author="Ann-Marie Lartey" w:date="2023-05-14T09:37:00Z"/>
          <w:rFonts w:cstheme="minorHAnsi"/>
        </w:rPr>
      </w:pPr>
      <w:del w:id="220" w:author="Ann-Marie Lartey" w:date="2023-05-14T09:37:00Z">
        <w:r w:rsidRPr="00BB38B6" w:rsidDel="004C6BA1">
          <w:rPr>
            <w:rFonts w:cstheme="minorHAnsi"/>
          </w:rPr>
          <w:delText>Tried to keep contrast by making images trans to keep them clean and text seeable</w:delText>
        </w:r>
      </w:del>
    </w:p>
    <w:p w:rsidR="00BB38B6" w:rsidRPr="00BB38B6" w:rsidDel="004C6BA1" w:rsidRDefault="00BB38B6" w:rsidP="00BB38B6">
      <w:pPr>
        <w:rPr>
          <w:del w:id="221" w:author="Ann-Marie Lartey" w:date="2023-05-14T09:37:00Z"/>
          <w:rFonts w:cstheme="minorHAnsi"/>
        </w:rPr>
      </w:pPr>
      <w:del w:id="222" w:author="Ann-Marie Lartey" w:date="2023-05-14T09:37:00Z">
        <w:r w:rsidRPr="00BB38B6" w:rsidDel="004C6BA1">
          <w:rPr>
            <w:rFonts w:cstheme="minorHAnsi"/>
          </w:rPr>
          <w:delText>Introduction: Colour Scheme and Font</w:delText>
        </w:r>
      </w:del>
    </w:p>
    <w:p w:rsidR="006B1D66" w:rsidRPr="007A51EE" w:rsidRDefault="00BB38B6" w:rsidP="006B1D66">
      <w:pPr>
        <w:spacing w:before="100" w:beforeAutospacing="1" w:after="100" w:afterAutospacing="1" w:line="240" w:lineRule="auto"/>
        <w:outlineLvl w:val="0"/>
        <w:rPr>
          <w:ins w:id="223" w:author="Ann-Marie Lartey" w:date="2023-05-14T09:14:00Z"/>
          <w:rFonts w:eastAsia="Times New Roman" w:cstheme="minorHAnsi"/>
          <w:b/>
          <w:bCs/>
          <w:kern w:val="36"/>
          <w:sz w:val="48"/>
          <w:szCs w:val="48"/>
          <w:lang w:eastAsia="en-GB"/>
        </w:rPr>
      </w:pPr>
      <w:del w:id="224" w:author="Ann-Marie Lartey" w:date="2023-05-14T09:37:00Z">
        <w:r w:rsidRPr="00BB38B6" w:rsidDel="004C6BA1">
          <w:rPr>
            <w:rFonts w:cstheme="minorHAnsi"/>
          </w:rPr>
          <w:delText xml:space="preserve">This website was created for an up and coming nail salon known as “Miakrylics”. The main layout of this website consists of a homepage, a set of pages explaining the booking process, a page to select the service one wishes to book, a page of previous work and reviews and a contact page if a client has any enquiries. Ideally all of these pages will include a footer with the opening times for Miakrylics, alongside a social media directory.  </w:delText>
        </w:r>
      </w:del>
      <w:ins w:id="225" w:author="Ann-Marie Lartey" w:date="2023-05-14T09:37:00Z">
        <w:r w:rsidR="004C6BA1">
          <w:rPr>
            <w:rFonts w:eastAsia="Times New Roman" w:cstheme="minorHAnsi"/>
            <w:b/>
            <w:bCs/>
            <w:kern w:val="36"/>
            <w:sz w:val="48"/>
            <w:szCs w:val="48"/>
            <w:lang w:eastAsia="en-GB"/>
          </w:rPr>
          <w:t>References</w:t>
        </w:r>
      </w:ins>
    </w:p>
    <w:p w:rsidR="00BB38B6" w:rsidRDefault="004C6BA1" w:rsidP="004C6BA1">
      <w:pPr>
        <w:pStyle w:val="ListParagraph"/>
        <w:numPr>
          <w:ilvl w:val="0"/>
          <w:numId w:val="2"/>
        </w:numPr>
        <w:rPr>
          <w:ins w:id="226" w:author="Ann-Marie Lartey" w:date="2023-05-14T09:38:00Z"/>
          <w:rFonts w:cstheme="minorHAnsi"/>
        </w:rPr>
      </w:pPr>
      <w:ins w:id="227" w:author="Ann-Marie Lartey" w:date="2023-05-14T09:37:00Z">
        <w:r w:rsidRPr="004C6BA1">
          <w:rPr>
            <w:rFonts w:cstheme="minorHAnsi"/>
          </w:rPr>
          <w:t xml:space="preserve">  </w:t>
        </w:r>
      </w:ins>
      <w:ins w:id="228" w:author="Ann-Marie Lartey" w:date="2023-05-14T09:38:00Z">
        <w:r>
          <w:rPr>
            <w:rFonts w:cstheme="minorHAnsi"/>
          </w:rPr>
          <w:fldChar w:fldCharType="begin"/>
        </w:r>
        <w:r>
          <w:rPr>
            <w:rFonts w:cstheme="minorHAnsi"/>
          </w:rPr>
          <w:instrText xml:space="preserve"> HYPERLINK "</w:instrText>
        </w:r>
      </w:ins>
      <w:ins w:id="229" w:author="Ann-Marie Lartey" w:date="2023-05-14T09:37:00Z">
        <w:r w:rsidRPr="004C6BA1">
          <w:rPr>
            <w:rFonts w:cstheme="minorHAnsi"/>
          </w:rPr>
          <w:instrText>https://nestnailwellness.com/blog/take-care-acrylic-nails/</w:instrText>
        </w:r>
      </w:ins>
      <w:ins w:id="230" w:author="Ann-Marie Lartey" w:date="2023-05-14T09:38:00Z">
        <w:r>
          <w:rPr>
            <w:rFonts w:cstheme="minorHAnsi"/>
          </w:rPr>
          <w:instrText xml:space="preserve">" </w:instrText>
        </w:r>
        <w:r>
          <w:rPr>
            <w:rFonts w:cstheme="minorHAnsi"/>
          </w:rPr>
          <w:fldChar w:fldCharType="separate"/>
        </w:r>
      </w:ins>
      <w:ins w:id="231" w:author="Ann-Marie Lartey" w:date="2023-05-14T09:37:00Z">
        <w:r w:rsidRPr="00053FFE">
          <w:rPr>
            <w:rStyle w:val="Hyperlink"/>
            <w:rFonts w:cstheme="minorHAnsi"/>
          </w:rPr>
          <w:t>https://nestnailwellness.com/blog/take-care-acrylic-nails/</w:t>
        </w:r>
      </w:ins>
      <w:ins w:id="232" w:author="Ann-Marie Lartey" w:date="2023-05-14T09:38:00Z">
        <w:r>
          <w:rPr>
            <w:rFonts w:cstheme="minorHAnsi"/>
          </w:rPr>
          <w:fldChar w:fldCharType="end"/>
        </w:r>
      </w:ins>
    </w:p>
    <w:p w:rsidR="004C6BA1" w:rsidRPr="004C6BA1" w:rsidRDefault="004C6BA1" w:rsidP="004C6BA1">
      <w:pPr>
        <w:pStyle w:val="ListParagraph"/>
        <w:ind w:hanging="720"/>
        <w:rPr>
          <w:ins w:id="233" w:author="Ann-Marie Lartey" w:date="2023-05-14T09:38:00Z"/>
          <w:rFonts w:cstheme="minorHAnsi"/>
          <w:b/>
          <w:bCs/>
          <w:sz w:val="28"/>
          <w:szCs w:val="28"/>
          <w:rPrChange w:id="234" w:author="Ann-Marie Lartey" w:date="2023-05-14T09:39:00Z">
            <w:rPr>
              <w:ins w:id="235" w:author="Ann-Marie Lartey" w:date="2023-05-14T09:38:00Z"/>
              <w:rFonts w:cstheme="minorHAnsi"/>
            </w:rPr>
          </w:rPrChange>
        </w:rPr>
        <w:pPrChange w:id="236" w:author="Ann-Marie Lartey" w:date="2023-05-14T09:38:00Z">
          <w:pPr>
            <w:pStyle w:val="ListParagraph"/>
            <w:numPr>
              <w:numId w:val="2"/>
            </w:numPr>
            <w:ind w:hanging="360"/>
          </w:pPr>
        </w:pPrChange>
      </w:pPr>
      <w:ins w:id="237" w:author="Ann-Marie Lartey" w:date="2023-05-14T09:38:00Z">
        <w:r w:rsidRPr="004C6BA1">
          <w:rPr>
            <w:rFonts w:cstheme="minorHAnsi"/>
            <w:b/>
            <w:bCs/>
            <w:sz w:val="28"/>
            <w:szCs w:val="28"/>
            <w:rPrChange w:id="238" w:author="Ann-Marie Lartey" w:date="2023-05-14T09:39:00Z">
              <w:rPr>
                <w:rFonts w:cstheme="minorHAnsi"/>
              </w:rPr>
            </w:rPrChange>
          </w:rPr>
          <w:t>Images on Miakrylics website</w:t>
        </w:r>
      </w:ins>
      <w:ins w:id="239" w:author="Ann-Marie Lartey" w:date="2023-05-14T09:39:00Z">
        <w:r w:rsidRPr="004C6BA1">
          <w:rPr>
            <w:rFonts w:cstheme="minorHAnsi"/>
            <w:b/>
            <w:bCs/>
            <w:sz w:val="28"/>
            <w:szCs w:val="28"/>
            <w:rPrChange w:id="240" w:author="Ann-Marie Lartey" w:date="2023-05-14T09:39:00Z">
              <w:rPr>
                <w:rFonts w:cstheme="minorHAnsi"/>
              </w:rPr>
            </w:rPrChange>
          </w:rPr>
          <w:t>:</w:t>
        </w:r>
      </w:ins>
    </w:p>
    <w:p w:rsidR="004C6BA1" w:rsidRDefault="00644E6A" w:rsidP="004C6BA1">
      <w:pPr>
        <w:pStyle w:val="ListParagraph"/>
        <w:numPr>
          <w:ilvl w:val="0"/>
          <w:numId w:val="2"/>
        </w:numPr>
        <w:rPr>
          <w:ins w:id="241" w:author="Ann-Marie Lartey" w:date="2023-05-14T09:41:00Z"/>
          <w:rFonts w:cstheme="minorHAnsi"/>
        </w:rPr>
      </w:pPr>
      <w:ins w:id="242" w:author="Ann-Marie Lartey" w:date="2023-05-14T09:47:00Z">
        <w:r>
          <w:rPr>
            <w:rFonts w:cstheme="minorHAnsi"/>
          </w:rPr>
          <w:t>Logo: NXADESIGNS, Ann-Marie Lartey</w:t>
        </w:r>
        <w:r w:rsidR="00094690">
          <w:rPr>
            <w:rFonts w:cstheme="minorHAnsi"/>
          </w:rPr>
          <w:t>,</w:t>
        </w:r>
        <w:r>
          <w:rPr>
            <w:rFonts w:cstheme="minorHAnsi"/>
          </w:rPr>
          <w:t xml:space="preserve"> February 2023</w:t>
        </w:r>
      </w:ins>
    </w:p>
    <w:p w:rsidR="004C6BA1" w:rsidRDefault="00644E6A" w:rsidP="004C6BA1">
      <w:pPr>
        <w:pStyle w:val="ListParagraph"/>
        <w:numPr>
          <w:ilvl w:val="0"/>
          <w:numId w:val="2"/>
        </w:numPr>
        <w:rPr>
          <w:ins w:id="243" w:author="Ann-Marie Lartey" w:date="2023-05-14T09:46:00Z"/>
          <w:rFonts w:cstheme="minorHAnsi"/>
        </w:rPr>
      </w:pPr>
      <w:ins w:id="244" w:author="Ann-Marie Lartey" w:date="2023-05-14T09:45:00Z">
        <w:r>
          <w:rPr>
            <w:rFonts w:cstheme="minorHAnsi"/>
          </w:rPr>
          <w:t>(</w:t>
        </w:r>
      </w:ins>
      <w:ins w:id="245" w:author="Ann-Marie Lartey" w:date="2023-05-14T09:46:00Z">
        <w:r>
          <w:rPr>
            <w:rFonts w:cstheme="minorHAnsi"/>
          </w:rPr>
          <w:t xml:space="preserve">Pinterest, 2023) </w:t>
        </w:r>
        <w:r w:rsidRPr="00644E6A">
          <w:rPr>
            <w:rFonts w:cstheme="minorHAnsi"/>
          </w:rPr>
          <w:t>https://i.pinimg.com/originals/9a/b3/f5/9ab3f5e52d5e2393b451b4daf323bcaf.jpg</w:t>
        </w:r>
        <w:r>
          <w:rPr>
            <w:rFonts w:cstheme="minorHAnsi"/>
          </w:rPr>
          <w:t xml:space="preserve"> </w:t>
        </w:r>
      </w:ins>
    </w:p>
    <w:p w:rsidR="00644E6A" w:rsidRDefault="00644E6A" w:rsidP="004C6BA1">
      <w:pPr>
        <w:pStyle w:val="ListParagraph"/>
        <w:numPr>
          <w:ilvl w:val="0"/>
          <w:numId w:val="2"/>
        </w:numPr>
        <w:rPr>
          <w:ins w:id="246" w:author="Ann-Marie Lartey" w:date="2023-05-14T09:46:00Z"/>
          <w:rFonts w:cstheme="minorHAnsi"/>
        </w:rPr>
      </w:pPr>
      <w:ins w:id="247" w:author="Ann-Marie Lartey" w:date="2023-05-14T09:46:00Z">
        <w:r w:rsidRPr="00644E6A">
          <w:rPr>
            <w:rFonts w:cstheme="minorHAnsi"/>
          </w:rPr>
          <w:t>(Pinterest, 2023)</w:t>
        </w:r>
      </w:ins>
      <w:ins w:id="248" w:author="Ann-Marie Lartey" w:date="2023-05-14T09:47:00Z">
        <w:r w:rsidR="00094690">
          <w:rPr>
            <w:rFonts w:cstheme="minorHAnsi"/>
          </w:rPr>
          <w:t xml:space="preserve"> </w:t>
        </w:r>
      </w:ins>
      <w:ins w:id="249" w:author="Ann-Marie Lartey" w:date="2023-05-14T09:48:00Z">
        <w:r w:rsidR="00D77A36">
          <w:rPr>
            <w:rFonts w:cstheme="minorHAnsi"/>
          </w:rPr>
          <w:fldChar w:fldCharType="begin"/>
        </w:r>
        <w:r w:rsidR="00D77A36">
          <w:rPr>
            <w:rFonts w:cstheme="minorHAnsi"/>
          </w:rPr>
          <w:instrText xml:space="preserve"> HYPERLINK "</w:instrText>
        </w:r>
        <w:r w:rsidR="00D77A36" w:rsidRPr="00094690">
          <w:rPr>
            <w:rFonts w:cstheme="minorHAnsi"/>
          </w:rPr>
          <w:instrText>https://i.pinimg.com/originals/58/73/6c/58736c8540926318fb9d6ce431ded92d.jpg</w:instrText>
        </w:r>
        <w:r w:rsidR="00D77A36">
          <w:rPr>
            <w:rFonts w:cstheme="minorHAnsi"/>
          </w:rPr>
          <w:instrText xml:space="preserve">" </w:instrText>
        </w:r>
        <w:r w:rsidR="00D77A36">
          <w:rPr>
            <w:rFonts w:cstheme="minorHAnsi"/>
          </w:rPr>
          <w:fldChar w:fldCharType="separate"/>
        </w:r>
        <w:r w:rsidR="00D77A36" w:rsidRPr="00053FFE">
          <w:rPr>
            <w:rStyle w:val="Hyperlink"/>
            <w:rFonts w:cstheme="minorHAnsi"/>
          </w:rPr>
          <w:t>https://i.pinimg.com/originals/58/73/6c/58736c8540926318fb9d6ce431ded92d.jpg</w:t>
        </w:r>
        <w:r w:rsidR="00D77A36">
          <w:rPr>
            <w:rFonts w:cstheme="minorHAnsi"/>
          </w:rPr>
          <w:fldChar w:fldCharType="end"/>
        </w:r>
      </w:ins>
    </w:p>
    <w:p w:rsidR="00644E6A" w:rsidRPr="004C6BA1" w:rsidRDefault="00644E6A" w:rsidP="00644E6A">
      <w:pPr>
        <w:pStyle w:val="ListParagraph"/>
        <w:numPr>
          <w:ilvl w:val="0"/>
          <w:numId w:val="2"/>
        </w:numPr>
        <w:rPr>
          <w:ins w:id="250" w:author="Ann-Marie Lartey" w:date="2023-05-14T09:46:00Z"/>
          <w:rFonts w:cstheme="minorHAnsi"/>
        </w:rPr>
      </w:pPr>
      <w:ins w:id="251" w:author="Ann-Marie Lartey" w:date="2023-05-14T09:46:00Z">
        <w:r w:rsidRPr="00644E6A">
          <w:rPr>
            <w:rFonts w:cstheme="minorHAnsi"/>
          </w:rPr>
          <w:t>(Pinterest, 2023)</w:t>
        </w:r>
      </w:ins>
      <w:ins w:id="252" w:author="Ann-Marie Lartey" w:date="2023-05-14T09:48:00Z">
        <w:r w:rsidR="00D77A36">
          <w:rPr>
            <w:rFonts w:cstheme="minorHAnsi"/>
          </w:rPr>
          <w:t xml:space="preserve"> </w:t>
        </w:r>
        <w:r w:rsidR="00D77A36">
          <w:rPr>
            <w:rFonts w:cstheme="minorHAnsi"/>
          </w:rPr>
          <w:fldChar w:fldCharType="begin"/>
        </w:r>
        <w:r w:rsidR="00D77A36">
          <w:rPr>
            <w:rFonts w:cstheme="minorHAnsi"/>
          </w:rPr>
          <w:instrText xml:space="preserve"> HYPERLINK "</w:instrText>
        </w:r>
        <w:r w:rsidR="00D77A36" w:rsidRPr="00D77A36">
          <w:rPr>
            <w:rFonts w:cstheme="minorHAnsi"/>
          </w:rPr>
          <w:instrText>https://i.pinimg.com/originals/d9/93/de/d993de6fc322e8772126ea25c64485ed.jpg</w:instrText>
        </w:r>
        <w:r w:rsidR="00D77A36">
          <w:rPr>
            <w:rFonts w:cstheme="minorHAnsi"/>
          </w:rPr>
          <w:instrText xml:space="preserve">" </w:instrText>
        </w:r>
        <w:r w:rsidR="00D77A36">
          <w:rPr>
            <w:rFonts w:cstheme="minorHAnsi"/>
          </w:rPr>
          <w:fldChar w:fldCharType="separate"/>
        </w:r>
        <w:r w:rsidR="00D77A36" w:rsidRPr="00053FFE">
          <w:rPr>
            <w:rStyle w:val="Hyperlink"/>
            <w:rFonts w:cstheme="minorHAnsi"/>
          </w:rPr>
          <w:t>https://i.pinimg.com/originals/d9/93/de/d993de6fc322e8772126ea25c64485ed.jpg</w:t>
        </w:r>
        <w:r w:rsidR="00D77A36">
          <w:rPr>
            <w:rFonts w:cstheme="minorHAnsi"/>
          </w:rPr>
          <w:fldChar w:fldCharType="end"/>
        </w:r>
      </w:ins>
    </w:p>
    <w:p w:rsidR="00644E6A" w:rsidRPr="004C6BA1" w:rsidRDefault="00644E6A" w:rsidP="00644E6A">
      <w:pPr>
        <w:pStyle w:val="ListParagraph"/>
        <w:numPr>
          <w:ilvl w:val="0"/>
          <w:numId w:val="2"/>
        </w:numPr>
        <w:rPr>
          <w:ins w:id="253" w:author="Ann-Marie Lartey" w:date="2023-05-14T09:46:00Z"/>
          <w:rFonts w:cstheme="minorHAnsi"/>
        </w:rPr>
      </w:pPr>
      <w:ins w:id="254" w:author="Ann-Marie Lartey" w:date="2023-05-14T09:46:00Z">
        <w:r w:rsidRPr="00644E6A">
          <w:rPr>
            <w:rFonts w:cstheme="minorHAnsi"/>
          </w:rPr>
          <w:t>(Pinterest, 2023)</w:t>
        </w:r>
      </w:ins>
      <w:ins w:id="255" w:author="Ann-Marie Lartey" w:date="2023-05-14T09:48:00Z">
        <w:r w:rsidR="00D77A36">
          <w:rPr>
            <w:rFonts w:cstheme="minorHAnsi"/>
          </w:rPr>
          <w:t xml:space="preserve"> </w:t>
        </w:r>
        <w:r w:rsidR="00D77A36" w:rsidRPr="00D77A36">
          <w:rPr>
            <w:rFonts w:cstheme="minorHAnsi"/>
          </w:rPr>
          <w:t>https://i.pinimg.com/originals/92/f1/84/92f18482fbb752bc8782b827ec5c0a4b.jpg</w:t>
        </w:r>
      </w:ins>
    </w:p>
    <w:p w:rsidR="00644E6A" w:rsidRDefault="00644E6A" w:rsidP="00644E6A">
      <w:pPr>
        <w:pStyle w:val="ListParagraph"/>
        <w:numPr>
          <w:ilvl w:val="0"/>
          <w:numId w:val="2"/>
        </w:numPr>
        <w:rPr>
          <w:ins w:id="256" w:author="Ann-Marie Lartey" w:date="2023-05-14T09:48:00Z"/>
          <w:rFonts w:cstheme="minorHAnsi"/>
        </w:rPr>
      </w:pPr>
      <w:ins w:id="257" w:author="Ann-Marie Lartey" w:date="2023-05-14T09:46:00Z">
        <w:r w:rsidRPr="00644E6A">
          <w:rPr>
            <w:rFonts w:cstheme="minorHAnsi"/>
          </w:rPr>
          <w:t>(Pinterest, 2023)</w:t>
        </w:r>
      </w:ins>
      <w:ins w:id="258" w:author="Ann-Marie Lartey" w:date="2023-05-14T09:48:00Z">
        <w:r w:rsidR="00D77A36">
          <w:rPr>
            <w:rFonts w:cstheme="minorHAnsi"/>
          </w:rPr>
          <w:t xml:space="preserve"> </w:t>
        </w:r>
        <w:r w:rsidR="00223415">
          <w:rPr>
            <w:rFonts w:cstheme="minorHAnsi"/>
          </w:rPr>
          <w:fldChar w:fldCharType="begin"/>
        </w:r>
        <w:r w:rsidR="00223415">
          <w:rPr>
            <w:rFonts w:cstheme="minorHAnsi"/>
          </w:rPr>
          <w:instrText xml:space="preserve"> HYPERLINK "</w:instrText>
        </w:r>
        <w:r w:rsidR="00223415" w:rsidRPr="00D77A36">
          <w:rPr>
            <w:rFonts w:cstheme="minorHAnsi"/>
          </w:rPr>
          <w:instrText>https://i.pinimg.com/originals/25/f2/5f/25f25ff6c72507d457bae20db1cb9307.jpg</w:instrText>
        </w:r>
        <w:r w:rsidR="00223415">
          <w:rPr>
            <w:rFonts w:cstheme="minorHAnsi"/>
          </w:rPr>
          <w:instrText xml:space="preserve">" </w:instrText>
        </w:r>
        <w:r w:rsidR="00223415">
          <w:rPr>
            <w:rFonts w:cstheme="minorHAnsi"/>
          </w:rPr>
          <w:fldChar w:fldCharType="separate"/>
        </w:r>
        <w:r w:rsidR="00223415" w:rsidRPr="00053FFE">
          <w:rPr>
            <w:rStyle w:val="Hyperlink"/>
            <w:rFonts w:cstheme="minorHAnsi"/>
          </w:rPr>
          <w:t>https://i.pinimg.com/originals/25/f2/5f/25f25ff6c72507d457bae20db1cb9307.jpg</w:t>
        </w:r>
        <w:r w:rsidR="00223415">
          <w:rPr>
            <w:rFonts w:cstheme="minorHAnsi"/>
          </w:rPr>
          <w:fldChar w:fldCharType="end"/>
        </w:r>
      </w:ins>
    </w:p>
    <w:p w:rsidR="00223415" w:rsidRDefault="00223415" w:rsidP="00644E6A">
      <w:pPr>
        <w:pStyle w:val="ListParagraph"/>
        <w:numPr>
          <w:ilvl w:val="0"/>
          <w:numId w:val="2"/>
        </w:numPr>
        <w:rPr>
          <w:ins w:id="259" w:author="Ann-Marie Lartey" w:date="2023-05-14T09:49:00Z"/>
          <w:rFonts w:cstheme="minorHAnsi"/>
        </w:rPr>
      </w:pPr>
      <w:ins w:id="260" w:author="Ann-Marie Lartey" w:date="2023-05-14T09:49:00Z">
        <w:r w:rsidRPr="00223415">
          <w:rPr>
            <w:rFonts w:cstheme="minorHAnsi"/>
          </w:rPr>
          <w:t>(Pinterest, 2023)</w:t>
        </w:r>
      </w:ins>
      <w:ins w:id="261" w:author="Ann-Marie Lartey" w:date="2023-05-14T09:51:00Z">
        <w:r w:rsidR="00B8451F">
          <w:rPr>
            <w:rFonts w:cstheme="minorHAnsi"/>
          </w:rPr>
          <w:t xml:space="preserve"> </w:t>
        </w:r>
        <w:r w:rsidR="00B8451F" w:rsidRPr="00B8451F">
          <w:rPr>
            <w:rFonts w:cstheme="minorHAnsi"/>
          </w:rPr>
          <w:t>https://www.pinterest.co.uk/pin/837247386996685577/</w:t>
        </w:r>
      </w:ins>
    </w:p>
    <w:p w:rsidR="00223415" w:rsidRPr="004C6BA1" w:rsidRDefault="00223415" w:rsidP="00644E6A">
      <w:pPr>
        <w:pStyle w:val="ListParagraph"/>
        <w:numPr>
          <w:ilvl w:val="0"/>
          <w:numId w:val="2"/>
        </w:numPr>
        <w:rPr>
          <w:ins w:id="262" w:author="Ann-Marie Lartey" w:date="2023-05-14T09:46:00Z"/>
          <w:rFonts w:cstheme="minorHAnsi"/>
        </w:rPr>
      </w:pPr>
      <w:ins w:id="263" w:author="Ann-Marie Lartey" w:date="2023-05-14T09:49:00Z">
        <w:r w:rsidRPr="00223415">
          <w:rPr>
            <w:rFonts w:cstheme="minorHAnsi"/>
          </w:rPr>
          <w:t>(Pinterest, 2023)</w:t>
        </w:r>
      </w:ins>
      <w:ins w:id="264" w:author="Ann-Marie Lartey" w:date="2023-05-14T09:51:00Z">
        <w:r w:rsidR="0050742D">
          <w:rPr>
            <w:rFonts w:cstheme="minorHAnsi"/>
          </w:rPr>
          <w:t xml:space="preserve"> </w:t>
        </w:r>
      </w:ins>
      <w:ins w:id="265" w:author="Ann-Marie Lartey" w:date="2023-05-14T09:52:00Z">
        <w:r w:rsidR="0050742D" w:rsidRPr="0050742D">
          <w:rPr>
            <w:rFonts w:cstheme="minorHAnsi"/>
          </w:rPr>
          <w:t>https://www.pinterest.co.uk/pin/731412795739144736/</w:t>
        </w:r>
      </w:ins>
    </w:p>
    <w:p w:rsidR="00D75550" w:rsidRDefault="00223415" w:rsidP="00D75550">
      <w:pPr>
        <w:pStyle w:val="ListParagraph"/>
        <w:numPr>
          <w:ilvl w:val="0"/>
          <w:numId w:val="2"/>
        </w:numPr>
        <w:rPr>
          <w:ins w:id="266" w:author="Ann-Marie Lartey" w:date="2023-05-14T09:53:00Z"/>
          <w:rFonts w:cstheme="minorHAnsi"/>
        </w:rPr>
      </w:pPr>
      <w:ins w:id="267" w:author="Ann-Marie Lartey" w:date="2023-05-14T09:49:00Z">
        <w:r>
          <w:rPr>
            <w:rFonts w:cstheme="minorHAnsi"/>
          </w:rPr>
          <w:t xml:space="preserve"> </w:t>
        </w:r>
        <w:r w:rsidRPr="00223415">
          <w:rPr>
            <w:rFonts w:cstheme="minorHAnsi"/>
          </w:rPr>
          <w:t>(Pinterest, 2023)</w:t>
        </w:r>
      </w:ins>
      <w:ins w:id="268" w:author="Ann-Marie Lartey" w:date="2023-05-14T09:52:00Z">
        <w:r w:rsidR="00207FDD">
          <w:rPr>
            <w:rFonts w:cstheme="minorHAnsi"/>
          </w:rPr>
          <w:t xml:space="preserve"> </w:t>
        </w:r>
      </w:ins>
      <w:ins w:id="269" w:author="Ann-Marie Lartey" w:date="2023-05-14T09:53:00Z">
        <w:r w:rsidR="00D75550">
          <w:rPr>
            <w:rFonts w:cstheme="minorHAnsi"/>
          </w:rPr>
          <w:fldChar w:fldCharType="begin"/>
        </w:r>
        <w:r w:rsidR="00D75550">
          <w:rPr>
            <w:rFonts w:cstheme="minorHAnsi"/>
          </w:rPr>
          <w:instrText xml:space="preserve"> HYPERLINK "</w:instrText>
        </w:r>
      </w:ins>
      <w:ins w:id="270" w:author="Ann-Marie Lartey" w:date="2023-05-14T09:52:00Z">
        <w:r w:rsidR="00D75550" w:rsidRPr="00207FDD">
          <w:rPr>
            <w:rFonts w:cstheme="minorHAnsi"/>
          </w:rPr>
          <w:instrText>https://www.pinterest.co.uk/pin/837247386996716726/</w:instrText>
        </w:r>
      </w:ins>
      <w:ins w:id="271" w:author="Ann-Marie Lartey" w:date="2023-05-14T09:53:00Z">
        <w:r w:rsidR="00D75550">
          <w:rPr>
            <w:rFonts w:cstheme="minorHAnsi"/>
          </w:rPr>
          <w:instrText xml:space="preserve">" </w:instrText>
        </w:r>
        <w:r w:rsidR="00D75550">
          <w:rPr>
            <w:rFonts w:cstheme="minorHAnsi"/>
          </w:rPr>
          <w:fldChar w:fldCharType="separate"/>
        </w:r>
      </w:ins>
      <w:ins w:id="272" w:author="Ann-Marie Lartey" w:date="2023-05-14T09:52:00Z">
        <w:r w:rsidR="00D75550" w:rsidRPr="00053FFE">
          <w:rPr>
            <w:rStyle w:val="Hyperlink"/>
            <w:rFonts w:cstheme="minorHAnsi"/>
          </w:rPr>
          <w:t>https://www.pinterest.co.uk/pin/837247386996716726/</w:t>
        </w:r>
      </w:ins>
      <w:ins w:id="273" w:author="Ann-Marie Lartey" w:date="2023-05-14T09:53:00Z">
        <w:r w:rsidR="00D75550">
          <w:rPr>
            <w:rFonts w:cstheme="minorHAnsi"/>
          </w:rPr>
          <w:fldChar w:fldCharType="end"/>
        </w:r>
      </w:ins>
    </w:p>
    <w:p w:rsidR="00223415" w:rsidRPr="00D75550" w:rsidRDefault="00223415" w:rsidP="00D75550">
      <w:pPr>
        <w:pStyle w:val="ListParagraph"/>
        <w:numPr>
          <w:ilvl w:val="0"/>
          <w:numId w:val="2"/>
        </w:numPr>
        <w:rPr>
          <w:rFonts w:cstheme="minorHAnsi"/>
        </w:rPr>
        <w:pPrChange w:id="274" w:author="Ann-Marie Lartey" w:date="2023-05-14T09:53:00Z">
          <w:pPr/>
        </w:pPrChange>
      </w:pPr>
      <w:ins w:id="275" w:author="Ann-Marie Lartey" w:date="2023-05-14T09:49:00Z">
        <w:r w:rsidRPr="00D75550">
          <w:rPr>
            <w:rFonts w:cstheme="minorHAnsi"/>
          </w:rPr>
          <w:t>(</w:t>
        </w:r>
      </w:ins>
      <w:ins w:id="276" w:author="Ann-Marie Lartey" w:date="2023-05-14T09:50:00Z">
        <w:r w:rsidR="00B8451F" w:rsidRPr="00D75550">
          <w:rPr>
            <w:rFonts w:cstheme="minorHAnsi"/>
          </w:rPr>
          <w:t>Instagra</w:t>
        </w:r>
      </w:ins>
      <w:ins w:id="277" w:author="Ann-Marie Lartey" w:date="2023-05-14T09:51:00Z">
        <w:r w:rsidR="00B8451F" w:rsidRPr="00D75550">
          <w:rPr>
            <w:rFonts w:cstheme="minorHAnsi"/>
          </w:rPr>
          <w:t>m, @nailedbyjl</w:t>
        </w:r>
      </w:ins>
      <w:ins w:id="278" w:author="Ann-Marie Lartey" w:date="2023-05-14T09:49:00Z">
        <w:r w:rsidRPr="00D75550">
          <w:rPr>
            <w:rFonts w:cstheme="minorHAnsi"/>
          </w:rPr>
          <w:t>, 2023)</w:t>
        </w:r>
      </w:ins>
      <w:ins w:id="279" w:author="Ann-Marie Lartey" w:date="2023-05-14T09:51:00Z">
        <w:r w:rsidR="00B8451F" w:rsidRPr="00D75550">
          <w:rPr>
            <w:rFonts w:cstheme="minorHAnsi"/>
          </w:rPr>
          <w:t xml:space="preserve"> </w:t>
        </w:r>
        <w:r w:rsidR="00B8451F" w:rsidRPr="00D75550">
          <w:rPr>
            <w:rFonts w:cstheme="minorHAnsi"/>
          </w:rPr>
          <w:t>https://www.instagram.com/p/CetJZ70sPU8/?igshid=MDJmNzVkMjY%3D&amp;epik=dj0yJnU9YmlLNVB0cWg5T</w:t>
        </w:r>
        <w:r w:rsidR="00B8451F" w:rsidRPr="00D75550">
          <w:rPr>
            <w:rFonts w:cstheme="minorHAnsi"/>
          </w:rPr>
          <w:lastRenderedPageBreak/>
          <w:t>VlZUnY2ZnFLekdOQmVzOXFfeFN3TjYmcD0wJm49b1Q0MlZ0WjgxMHBHY3pPR0hrNVpNUSZ0PUFBQUFBR1Jnb09N</w:t>
        </w:r>
      </w:ins>
    </w:p>
    <w:sectPr w:rsidR="00223415" w:rsidRPr="00D75550" w:rsidSect="00BB38B6">
      <w:pgSz w:w="11906" w:h="16838"/>
      <w:pgMar w:top="567" w:right="707"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6273" w:rsidRDefault="00BA6273" w:rsidP="001E009D">
      <w:pPr>
        <w:spacing w:after="0" w:line="240" w:lineRule="auto"/>
      </w:pPr>
      <w:r>
        <w:separator/>
      </w:r>
    </w:p>
  </w:endnote>
  <w:endnote w:type="continuationSeparator" w:id="0">
    <w:p w:rsidR="00BA6273" w:rsidRDefault="00BA6273" w:rsidP="001E0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6273" w:rsidRDefault="00BA6273" w:rsidP="001E009D">
      <w:pPr>
        <w:spacing w:after="0" w:line="240" w:lineRule="auto"/>
      </w:pPr>
      <w:r>
        <w:separator/>
      </w:r>
    </w:p>
  </w:footnote>
  <w:footnote w:type="continuationSeparator" w:id="0">
    <w:p w:rsidR="00BA6273" w:rsidRDefault="00BA6273" w:rsidP="001E009D">
      <w:pPr>
        <w:spacing w:after="0" w:line="240" w:lineRule="auto"/>
      </w:pPr>
      <w:r>
        <w:continuationSeparator/>
      </w:r>
    </w:p>
  </w:footnote>
  <w:footnote w:id="1">
    <w:p w:rsidR="001E009D" w:rsidRDefault="001E009D">
      <w:pPr>
        <w:pStyle w:val="FootnoteText"/>
      </w:pPr>
      <w:bookmarkStart w:id="17" w:name="_Hlk134949494"/>
      <w:bookmarkStart w:id="18" w:name="_Hlk134949495"/>
      <w:ins w:id="19" w:author="Ann-Marie Lartey" w:date="2023-05-14T08:07:00Z">
        <w:r>
          <w:rPr>
            <w:rStyle w:val="FootnoteReference"/>
          </w:rPr>
          <w:footnoteRef/>
        </w:r>
        <w:r>
          <w:t xml:space="preserve"> </w:t>
        </w:r>
      </w:ins>
      <w:ins w:id="20" w:author="Ann-Marie Lartey" w:date="2023-05-14T09:03:00Z">
        <w:r w:rsidR="00FB24AA" w:rsidRPr="00FB24AA">
          <w:t>https://nestnailwellness.com/blog/take-care-acrylic-nails/</w:t>
        </w:r>
      </w:ins>
      <w:bookmarkEnd w:id="17"/>
      <w:bookmarkEnd w:id="18"/>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75150"/>
    <w:multiLevelType w:val="multilevel"/>
    <w:tmpl w:val="4986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B6BF0"/>
    <w:multiLevelType w:val="hybridMultilevel"/>
    <w:tmpl w:val="2996DCCC"/>
    <w:lvl w:ilvl="0" w:tplc="325C60C0">
      <w:start w:val="1"/>
      <w:numFmt w:val="decimal"/>
      <w:lvlText w:val="%1."/>
      <w:lvlJc w:val="left"/>
      <w:pPr>
        <w:ind w:left="720" w:hanging="360"/>
      </w:pPr>
      <w:rPr>
        <w:rFonts w:eastAsia="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5777316">
    <w:abstractNumId w:val="0"/>
  </w:num>
  <w:num w:numId="2" w16cid:durableId="211401258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Marie Lartey">
    <w15:presenceInfo w15:providerId="Windows Live" w15:userId="bc81a5a140079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0B"/>
    <w:rsid w:val="000703A8"/>
    <w:rsid w:val="00094690"/>
    <w:rsid w:val="000B3B52"/>
    <w:rsid w:val="000D293B"/>
    <w:rsid w:val="00114628"/>
    <w:rsid w:val="001A227E"/>
    <w:rsid w:val="001E009D"/>
    <w:rsid w:val="002061FC"/>
    <w:rsid w:val="00207FDD"/>
    <w:rsid w:val="00223415"/>
    <w:rsid w:val="0027076A"/>
    <w:rsid w:val="002D00FB"/>
    <w:rsid w:val="0033084E"/>
    <w:rsid w:val="003C2294"/>
    <w:rsid w:val="003F5981"/>
    <w:rsid w:val="004C6BA1"/>
    <w:rsid w:val="004F0E8D"/>
    <w:rsid w:val="0050742D"/>
    <w:rsid w:val="0058165F"/>
    <w:rsid w:val="00622FA3"/>
    <w:rsid w:val="00644E6A"/>
    <w:rsid w:val="006B1D66"/>
    <w:rsid w:val="007311ED"/>
    <w:rsid w:val="0074592C"/>
    <w:rsid w:val="0079650D"/>
    <w:rsid w:val="007A51EE"/>
    <w:rsid w:val="00806D10"/>
    <w:rsid w:val="00814D0B"/>
    <w:rsid w:val="008179D4"/>
    <w:rsid w:val="008B45CA"/>
    <w:rsid w:val="00917E85"/>
    <w:rsid w:val="009D6F08"/>
    <w:rsid w:val="00A1117F"/>
    <w:rsid w:val="00AA5A8D"/>
    <w:rsid w:val="00AC7FD1"/>
    <w:rsid w:val="00AF037A"/>
    <w:rsid w:val="00B8451F"/>
    <w:rsid w:val="00BA6273"/>
    <w:rsid w:val="00BB38B6"/>
    <w:rsid w:val="00BF5CA5"/>
    <w:rsid w:val="00C36F0C"/>
    <w:rsid w:val="00C5542C"/>
    <w:rsid w:val="00CC460F"/>
    <w:rsid w:val="00CE063C"/>
    <w:rsid w:val="00D75550"/>
    <w:rsid w:val="00D77A36"/>
    <w:rsid w:val="00DD588F"/>
    <w:rsid w:val="00DE653E"/>
    <w:rsid w:val="00E300F8"/>
    <w:rsid w:val="00E52B76"/>
    <w:rsid w:val="00E81ED6"/>
    <w:rsid w:val="00EE5D1E"/>
    <w:rsid w:val="00F441E1"/>
    <w:rsid w:val="00F75BAB"/>
    <w:rsid w:val="00FB2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838B6"/>
  <w15:chartTrackingRefBased/>
  <w15:docId w15:val="{2EA7275A-C300-41BF-995D-748E3FA4D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51E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7A51E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1EE"/>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7A51E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A51E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BB38B6"/>
    <w:pPr>
      <w:spacing w:after="0" w:line="240" w:lineRule="auto"/>
    </w:pPr>
  </w:style>
  <w:style w:type="paragraph" w:styleId="FootnoteText">
    <w:name w:val="footnote text"/>
    <w:basedOn w:val="Normal"/>
    <w:link w:val="FootnoteTextChar"/>
    <w:uiPriority w:val="99"/>
    <w:semiHidden/>
    <w:unhideWhenUsed/>
    <w:rsid w:val="001E00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009D"/>
    <w:rPr>
      <w:sz w:val="20"/>
      <w:szCs w:val="20"/>
    </w:rPr>
  </w:style>
  <w:style w:type="character" w:styleId="FootnoteReference">
    <w:name w:val="footnote reference"/>
    <w:basedOn w:val="DefaultParagraphFont"/>
    <w:uiPriority w:val="99"/>
    <w:semiHidden/>
    <w:unhideWhenUsed/>
    <w:rsid w:val="001E009D"/>
    <w:rPr>
      <w:vertAlign w:val="superscript"/>
    </w:rPr>
  </w:style>
  <w:style w:type="paragraph" w:styleId="ListParagraph">
    <w:name w:val="List Paragraph"/>
    <w:basedOn w:val="Normal"/>
    <w:uiPriority w:val="34"/>
    <w:qFormat/>
    <w:rsid w:val="004C6BA1"/>
    <w:pPr>
      <w:ind w:left="720"/>
      <w:contextualSpacing/>
    </w:pPr>
  </w:style>
  <w:style w:type="character" w:styleId="Hyperlink">
    <w:name w:val="Hyperlink"/>
    <w:basedOn w:val="DefaultParagraphFont"/>
    <w:uiPriority w:val="99"/>
    <w:unhideWhenUsed/>
    <w:rsid w:val="004C6BA1"/>
    <w:rPr>
      <w:color w:val="0563C1" w:themeColor="hyperlink"/>
      <w:u w:val="single"/>
    </w:rPr>
  </w:style>
  <w:style w:type="character" w:styleId="UnresolvedMention">
    <w:name w:val="Unresolved Mention"/>
    <w:basedOn w:val="DefaultParagraphFont"/>
    <w:uiPriority w:val="99"/>
    <w:semiHidden/>
    <w:unhideWhenUsed/>
    <w:rsid w:val="004C6B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0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B75BED-A813-424F-8F28-AF7B66FE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Ann-Marie Lartey</dc:creator>
  <cp:keywords/>
  <dc:description/>
  <cp:lastModifiedBy>Ann-Marie Lartey</cp:lastModifiedBy>
  <cp:revision>21</cp:revision>
  <dcterms:created xsi:type="dcterms:W3CDTF">2023-05-13T04:18:00Z</dcterms:created>
  <dcterms:modified xsi:type="dcterms:W3CDTF">2023-05-14T08:53:00Z</dcterms:modified>
</cp:coreProperties>
</file>